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B23C13">
      <w:pPr>
        <w:spacing w:line="360" w:lineRule="auto"/>
        <w:jc w:val="center"/>
        <w:rPr>
          <w:rFonts w:ascii="Times New Roman" w:hAnsi="Times New Roman"/>
          <w:b/>
          <w:sz w:val="52"/>
          <w:szCs w:val="52"/>
        </w:rPr>
      </w:pPr>
      <w:r w:rsidRPr="00EE437F">
        <w:rPr>
          <w:rFonts w:ascii="Times New Roman" w:hAnsi="宋体" w:hint="eastAsia"/>
          <w:b/>
          <w:sz w:val="52"/>
          <w:szCs w:val="52"/>
        </w:rPr>
        <w:t>轻量级调查问卷系统</w:t>
      </w:r>
      <w:r w:rsidRPr="00EE437F">
        <w:rPr>
          <w:rFonts w:ascii="Times New Roman" w:hAnsi="Times New Roman"/>
          <w:b/>
          <w:sz w:val="52"/>
          <w:szCs w:val="52"/>
        </w:rPr>
        <w:t>v1.0</w:t>
      </w:r>
    </w:p>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jc w:val="center"/>
        <w:rPr>
          <w:rFonts w:ascii="Times New Roman" w:hAnsi="Times New Roman"/>
          <w:b/>
          <w:sz w:val="36"/>
          <w:szCs w:val="36"/>
        </w:rPr>
      </w:pPr>
      <w:r w:rsidRPr="00EE437F">
        <w:rPr>
          <w:rFonts w:ascii="Times New Roman" w:hAnsi="宋体" w:hint="eastAsia"/>
          <w:b/>
          <w:sz w:val="36"/>
          <w:szCs w:val="36"/>
        </w:rPr>
        <w:t>操作手册</w:t>
      </w:r>
    </w:p>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rPr>
          <w:rFonts w:ascii="Times New Roman" w:hAnsi="Times New Roman"/>
          <w:b/>
          <w:sz w:val="32"/>
          <w:szCs w:val="32"/>
        </w:rPr>
        <w:sectPr w:rsidR="00213FDB" w:rsidRPr="00EE437F" w:rsidSect="003617D6">
          <w:headerReference w:type="even" r:id="rId7"/>
          <w:headerReference w:type="default" r:id="rId8"/>
          <w:footerReference w:type="even" r:id="rId9"/>
          <w:footerReference w:type="first" r:id="rId10"/>
          <w:pgSz w:w="11906" w:h="16838"/>
          <w:pgMar w:top="1440" w:right="1800" w:bottom="1440" w:left="1800" w:header="851" w:footer="992" w:gutter="0"/>
          <w:cols w:space="425"/>
          <w:docGrid w:type="lines" w:linePitch="312"/>
        </w:sectPr>
      </w:pPr>
    </w:p>
    <w:p w:rsidR="00213FDB" w:rsidRPr="00EE437F" w:rsidRDefault="00213FDB" w:rsidP="00C52FA9">
      <w:pPr>
        <w:widowControl/>
        <w:spacing w:line="360" w:lineRule="auto"/>
        <w:jc w:val="center"/>
        <w:rPr>
          <w:rFonts w:ascii="Times New Roman" w:hAnsi="Times New Roman"/>
          <w:b/>
          <w:sz w:val="32"/>
        </w:rPr>
      </w:pPr>
      <w:r w:rsidRPr="00EE437F">
        <w:rPr>
          <w:rFonts w:ascii="Times New Roman" w:hAnsi="宋体" w:hint="eastAsia"/>
          <w:b/>
          <w:sz w:val="32"/>
        </w:rPr>
        <w:lastRenderedPageBreak/>
        <w:t>目录</w:t>
      </w:r>
    </w:p>
    <w:bookmarkStart w:id="0" w:name="_Toc300402735"/>
    <w:bookmarkStart w:id="1" w:name="_Toc300402736"/>
    <w:p w:rsidR="00213FDB" w:rsidRPr="00EE437F" w:rsidRDefault="007727F1">
      <w:pPr>
        <w:pStyle w:val="10"/>
        <w:rPr>
          <w:rFonts w:ascii="Times New Roman" w:hAnsi="Times New Roman" w:cs="Times New Roman"/>
          <w:b w:val="0"/>
          <w:bCs w:val="0"/>
          <w:noProof/>
          <w:kern w:val="2"/>
          <w:sz w:val="24"/>
          <w:szCs w:val="24"/>
        </w:rPr>
      </w:pPr>
      <w:r w:rsidRPr="00EE437F">
        <w:rPr>
          <w:rFonts w:ascii="Times New Roman" w:hAnsi="Times New Roman" w:cs="Times New Roman"/>
          <w:b w:val="0"/>
          <w:iCs/>
          <w:noProof/>
          <w:kern w:val="2"/>
          <w:sz w:val="24"/>
          <w:szCs w:val="24"/>
        </w:rPr>
        <w:fldChar w:fldCharType="begin"/>
      </w:r>
      <w:r w:rsidR="00213FDB" w:rsidRPr="00EE437F">
        <w:rPr>
          <w:rFonts w:ascii="Times New Roman" w:hAnsi="Times New Roman" w:cs="Times New Roman"/>
          <w:b w:val="0"/>
          <w:iCs/>
          <w:noProof/>
          <w:kern w:val="2"/>
          <w:sz w:val="24"/>
          <w:szCs w:val="24"/>
        </w:rPr>
        <w:instrText xml:space="preserve"> TOC \o "1-3" \h \z </w:instrText>
      </w:r>
      <w:r w:rsidRPr="00EE437F">
        <w:rPr>
          <w:rFonts w:ascii="Times New Roman" w:hAnsi="Times New Roman" w:cs="Times New Roman"/>
          <w:b w:val="0"/>
          <w:iCs/>
          <w:noProof/>
          <w:kern w:val="2"/>
          <w:sz w:val="24"/>
          <w:szCs w:val="24"/>
        </w:rPr>
        <w:fldChar w:fldCharType="separate"/>
      </w:r>
      <w:hyperlink w:anchor="_Toc423982823" w:history="1">
        <w:r w:rsidR="00213FDB" w:rsidRPr="00EE437F">
          <w:rPr>
            <w:rStyle w:val="a5"/>
            <w:rFonts w:ascii="Times New Roman" w:hAnsi="宋体" w:hint="eastAsia"/>
            <w:b w:val="0"/>
            <w:noProof/>
            <w:sz w:val="24"/>
            <w:szCs w:val="24"/>
          </w:rPr>
          <w:t>一</w:t>
        </w:r>
        <w:r w:rsidR="00213FDB" w:rsidRPr="00EE437F">
          <w:rPr>
            <w:rStyle w:val="a5"/>
            <w:rFonts w:ascii="Times New Roman" w:hAnsi="Times New Roman"/>
            <w:b w:val="0"/>
            <w:noProof/>
            <w:sz w:val="24"/>
            <w:szCs w:val="24"/>
          </w:rPr>
          <w:t xml:space="preserve"> </w:t>
        </w:r>
        <w:r w:rsidR="00213FDB" w:rsidRPr="00EE437F">
          <w:rPr>
            <w:rStyle w:val="a5"/>
            <w:rFonts w:ascii="Times New Roman" w:hAnsi="宋体" w:hint="eastAsia"/>
            <w:b w:val="0"/>
            <w:noProof/>
            <w:sz w:val="24"/>
            <w:szCs w:val="24"/>
          </w:rPr>
          <w:t>引言</w:t>
        </w:r>
        <w:r w:rsidR="00213FDB" w:rsidRPr="00EE437F">
          <w:rPr>
            <w:rFonts w:ascii="Times New Roman" w:hAnsi="Times New Roman" w:cs="Times New Roman"/>
            <w:b w:val="0"/>
            <w:noProof/>
            <w:webHidden/>
            <w:sz w:val="24"/>
            <w:szCs w:val="24"/>
          </w:rPr>
          <w:tab/>
        </w:r>
        <w:r w:rsidR="00213FDB" w:rsidRPr="00EE437F">
          <w:rPr>
            <w:rFonts w:ascii="Times New Roman" w:hAnsi="Times New Roman" w:cs="Times New Roman"/>
            <w:b w:val="0"/>
            <w:noProof/>
            <w:webHidden/>
            <w:sz w:val="24"/>
            <w:szCs w:val="24"/>
          </w:rPr>
          <w:tab/>
        </w:r>
        <w:r w:rsidRPr="00EE437F">
          <w:rPr>
            <w:rFonts w:ascii="Times New Roman" w:hAnsi="Times New Roman" w:cs="Times New Roman"/>
            <w:b w:val="0"/>
            <w:noProof/>
            <w:webHidden/>
            <w:sz w:val="24"/>
            <w:szCs w:val="24"/>
          </w:rPr>
          <w:fldChar w:fldCharType="begin"/>
        </w:r>
        <w:r w:rsidR="00213FDB" w:rsidRPr="00EE437F">
          <w:rPr>
            <w:rFonts w:ascii="Times New Roman" w:hAnsi="Times New Roman" w:cs="Times New Roman"/>
            <w:b w:val="0"/>
            <w:noProof/>
            <w:webHidden/>
            <w:sz w:val="24"/>
            <w:szCs w:val="24"/>
          </w:rPr>
          <w:instrText xml:space="preserve"> PAGEREF _Toc423982823 \h </w:instrText>
        </w:r>
        <w:r w:rsidRPr="00EE437F">
          <w:rPr>
            <w:rFonts w:ascii="Times New Roman" w:hAnsi="Times New Roman" w:cs="Times New Roman"/>
            <w:b w:val="0"/>
            <w:noProof/>
            <w:webHidden/>
            <w:sz w:val="24"/>
            <w:szCs w:val="24"/>
          </w:rPr>
        </w:r>
        <w:r w:rsidRPr="00EE437F">
          <w:rPr>
            <w:rFonts w:ascii="Times New Roman" w:hAnsi="Times New Roman" w:cs="Times New Roman"/>
            <w:b w:val="0"/>
            <w:noProof/>
            <w:webHidden/>
            <w:sz w:val="24"/>
            <w:szCs w:val="24"/>
          </w:rPr>
          <w:fldChar w:fldCharType="separate"/>
        </w:r>
        <w:r w:rsidR="00213FDB" w:rsidRPr="00EE437F">
          <w:rPr>
            <w:rFonts w:ascii="Times New Roman" w:hAnsi="Times New Roman" w:cs="Times New Roman"/>
            <w:b w:val="0"/>
            <w:noProof/>
            <w:webHidden/>
            <w:sz w:val="24"/>
            <w:szCs w:val="24"/>
          </w:rPr>
          <w:t>2</w:t>
        </w:r>
        <w:r w:rsidRPr="00EE437F">
          <w:rPr>
            <w:rFonts w:ascii="Times New Roman" w:hAnsi="Times New Roman" w:cs="Times New Roman"/>
            <w:b w:val="0"/>
            <w:noProof/>
            <w:webHidden/>
            <w:sz w:val="24"/>
            <w:szCs w:val="24"/>
          </w:rPr>
          <w:fldChar w:fldCharType="end"/>
        </w:r>
      </w:hyperlink>
    </w:p>
    <w:p w:rsidR="00213FDB" w:rsidRPr="00EE437F" w:rsidRDefault="002F4D73" w:rsidP="002A7065">
      <w:pPr>
        <w:pStyle w:val="20"/>
        <w:ind w:firstLine="120"/>
        <w:rPr>
          <w:rFonts w:ascii="Times New Roman" w:hAnsi="Times New Roman" w:cs="Times New Roman"/>
          <w:b w:val="0"/>
          <w:iCs w:val="0"/>
          <w:noProof/>
          <w:kern w:val="2"/>
          <w:szCs w:val="24"/>
        </w:rPr>
      </w:pPr>
      <w:hyperlink w:anchor="_Toc423982824" w:history="1">
        <w:r w:rsidR="00213FDB" w:rsidRPr="00EE437F">
          <w:rPr>
            <w:rStyle w:val="a5"/>
            <w:rFonts w:ascii="Times New Roman" w:hAnsi="Times New Roman"/>
            <w:b w:val="0"/>
            <w:noProof/>
            <w:szCs w:val="24"/>
          </w:rPr>
          <w:t xml:space="preserve">1.1 </w:t>
        </w:r>
        <w:r w:rsidR="00213FDB" w:rsidRPr="00EE437F">
          <w:rPr>
            <w:rStyle w:val="a5"/>
            <w:rFonts w:ascii="Times New Roman" w:hAnsi="宋体" w:hint="eastAsia"/>
            <w:b w:val="0"/>
            <w:noProof/>
            <w:szCs w:val="24"/>
          </w:rPr>
          <w:t>编写目的</w:t>
        </w:r>
        <w:r w:rsidR="00213FDB" w:rsidRPr="00EE437F">
          <w:rPr>
            <w:rFonts w:ascii="Times New Roman" w:hAnsi="Times New Roman" w:cs="Times New Roman"/>
            <w:b w:val="0"/>
            <w:noProof/>
            <w:webHidden/>
            <w:szCs w:val="24"/>
          </w:rPr>
          <w:tab/>
        </w:r>
        <w:r w:rsidR="007727F1" w:rsidRPr="00EE437F">
          <w:rPr>
            <w:rFonts w:ascii="Times New Roman" w:hAnsi="Times New Roman" w:cs="Times New Roman"/>
            <w:b w:val="0"/>
            <w:noProof/>
            <w:webHidden/>
            <w:szCs w:val="24"/>
          </w:rPr>
          <w:fldChar w:fldCharType="begin"/>
        </w:r>
        <w:r w:rsidR="00213FDB" w:rsidRPr="00EE437F">
          <w:rPr>
            <w:rFonts w:ascii="Times New Roman" w:hAnsi="Times New Roman" w:cs="Times New Roman"/>
            <w:b w:val="0"/>
            <w:noProof/>
            <w:webHidden/>
            <w:szCs w:val="24"/>
          </w:rPr>
          <w:instrText xml:space="preserve"> PAGEREF _Toc423982824 \h </w:instrText>
        </w:r>
        <w:r w:rsidR="007727F1" w:rsidRPr="00EE437F">
          <w:rPr>
            <w:rFonts w:ascii="Times New Roman" w:hAnsi="Times New Roman" w:cs="Times New Roman"/>
            <w:b w:val="0"/>
            <w:noProof/>
            <w:webHidden/>
            <w:szCs w:val="24"/>
          </w:rPr>
        </w:r>
        <w:r w:rsidR="007727F1" w:rsidRPr="00EE437F">
          <w:rPr>
            <w:rFonts w:ascii="Times New Roman" w:hAnsi="Times New Roman" w:cs="Times New Roman"/>
            <w:b w:val="0"/>
            <w:noProof/>
            <w:webHidden/>
            <w:szCs w:val="24"/>
          </w:rPr>
          <w:fldChar w:fldCharType="separate"/>
        </w:r>
        <w:r w:rsidR="00213FDB" w:rsidRPr="00EE437F">
          <w:rPr>
            <w:rFonts w:ascii="Times New Roman" w:hAnsi="Times New Roman" w:cs="Times New Roman"/>
            <w:b w:val="0"/>
            <w:noProof/>
            <w:webHidden/>
            <w:szCs w:val="24"/>
          </w:rPr>
          <w:t>2</w:t>
        </w:r>
        <w:r w:rsidR="007727F1" w:rsidRPr="00EE437F">
          <w:rPr>
            <w:rFonts w:ascii="Times New Roman" w:hAnsi="Times New Roman" w:cs="Times New Roman"/>
            <w:b w:val="0"/>
            <w:noProof/>
            <w:webHidden/>
            <w:szCs w:val="24"/>
          </w:rPr>
          <w:fldChar w:fldCharType="end"/>
        </w:r>
      </w:hyperlink>
    </w:p>
    <w:p w:rsidR="00213FDB" w:rsidRPr="00EE437F" w:rsidRDefault="002F4D73" w:rsidP="002A7065">
      <w:pPr>
        <w:pStyle w:val="30"/>
        <w:rPr>
          <w:rFonts w:ascii="Times New Roman" w:hAnsi="Times New Roman" w:cs="Times New Roman"/>
          <w:noProof/>
          <w:kern w:val="2"/>
          <w:szCs w:val="24"/>
        </w:rPr>
      </w:pPr>
      <w:hyperlink w:anchor="_Toc423982825" w:history="1">
        <w:r w:rsidR="00213FDB" w:rsidRPr="00EE437F">
          <w:rPr>
            <w:rStyle w:val="a5"/>
            <w:rFonts w:ascii="Times New Roman" w:hAnsi="Times New Roman"/>
            <w:noProof/>
            <w:szCs w:val="24"/>
          </w:rPr>
          <w:t xml:space="preserve">1.1.1 </w:t>
        </w:r>
        <w:r w:rsidR="00213FDB" w:rsidRPr="00EE437F">
          <w:rPr>
            <w:rStyle w:val="a5"/>
            <w:rFonts w:ascii="Times New Roman" w:hAnsi="宋体" w:hint="eastAsia"/>
            <w:noProof/>
            <w:szCs w:val="24"/>
          </w:rPr>
          <w:t>软件名称</w:t>
        </w:r>
        <w:r w:rsidR="00213FDB" w:rsidRPr="00EE437F">
          <w:rPr>
            <w:rFonts w:ascii="Times New Roman" w:hAnsi="Times New Roman" w:cs="Times New Roman"/>
            <w:noProof/>
            <w:webHidden/>
            <w:szCs w:val="24"/>
          </w:rPr>
          <w:tab/>
        </w:r>
        <w:r w:rsidR="007727F1" w:rsidRPr="00EE437F">
          <w:rPr>
            <w:rFonts w:ascii="Times New Roman" w:hAnsi="Times New Roman" w:cs="Times New Roman"/>
            <w:noProof/>
            <w:webHidden/>
            <w:szCs w:val="24"/>
          </w:rPr>
          <w:fldChar w:fldCharType="begin"/>
        </w:r>
        <w:r w:rsidR="00213FDB" w:rsidRPr="00EE437F">
          <w:rPr>
            <w:rFonts w:ascii="Times New Roman" w:hAnsi="Times New Roman" w:cs="Times New Roman"/>
            <w:noProof/>
            <w:webHidden/>
            <w:szCs w:val="24"/>
          </w:rPr>
          <w:instrText xml:space="preserve"> PAGEREF _Toc423982825 \h </w:instrText>
        </w:r>
        <w:r w:rsidR="007727F1" w:rsidRPr="00EE437F">
          <w:rPr>
            <w:rFonts w:ascii="Times New Roman" w:hAnsi="Times New Roman" w:cs="Times New Roman"/>
            <w:noProof/>
            <w:webHidden/>
            <w:szCs w:val="24"/>
          </w:rPr>
        </w:r>
        <w:r w:rsidR="007727F1" w:rsidRPr="00EE437F">
          <w:rPr>
            <w:rFonts w:ascii="Times New Roman" w:hAnsi="Times New Roman" w:cs="Times New Roman"/>
            <w:noProof/>
            <w:webHidden/>
            <w:szCs w:val="24"/>
          </w:rPr>
          <w:fldChar w:fldCharType="separate"/>
        </w:r>
        <w:r w:rsidR="00213FDB" w:rsidRPr="00EE437F">
          <w:rPr>
            <w:rFonts w:ascii="Times New Roman" w:hAnsi="Times New Roman" w:cs="Times New Roman"/>
            <w:noProof/>
            <w:webHidden/>
            <w:szCs w:val="24"/>
          </w:rPr>
          <w:t>2</w:t>
        </w:r>
        <w:r w:rsidR="007727F1" w:rsidRPr="00EE437F">
          <w:rPr>
            <w:rFonts w:ascii="Times New Roman" w:hAnsi="Times New Roman" w:cs="Times New Roman"/>
            <w:noProof/>
            <w:webHidden/>
            <w:szCs w:val="24"/>
          </w:rPr>
          <w:fldChar w:fldCharType="end"/>
        </w:r>
      </w:hyperlink>
    </w:p>
    <w:p w:rsidR="00213FDB" w:rsidRPr="00EE437F" w:rsidRDefault="002F4D73" w:rsidP="002A7065">
      <w:pPr>
        <w:pStyle w:val="30"/>
        <w:rPr>
          <w:rFonts w:ascii="Times New Roman" w:hAnsi="Times New Roman" w:cs="Times New Roman"/>
          <w:noProof/>
          <w:kern w:val="2"/>
          <w:szCs w:val="24"/>
        </w:rPr>
      </w:pPr>
      <w:hyperlink w:anchor="_Toc423982826" w:history="1">
        <w:r w:rsidR="00213FDB" w:rsidRPr="00EE437F">
          <w:rPr>
            <w:rStyle w:val="a5"/>
            <w:rFonts w:ascii="Times New Roman" w:hAnsi="Times New Roman"/>
            <w:noProof/>
            <w:szCs w:val="24"/>
          </w:rPr>
          <w:t xml:space="preserve">1.1.2 </w:t>
        </w:r>
        <w:r w:rsidR="00213FDB" w:rsidRPr="00EE437F">
          <w:rPr>
            <w:rStyle w:val="a5"/>
            <w:rFonts w:ascii="Times New Roman" w:hAnsi="宋体" w:hint="eastAsia"/>
            <w:noProof/>
            <w:szCs w:val="24"/>
          </w:rPr>
          <w:t>开发者和用户</w:t>
        </w:r>
        <w:r w:rsidR="00213FDB" w:rsidRPr="00EE437F">
          <w:rPr>
            <w:rFonts w:ascii="Times New Roman" w:hAnsi="Times New Roman" w:cs="Times New Roman"/>
            <w:noProof/>
            <w:webHidden/>
            <w:szCs w:val="24"/>
          </w:rPr>
          <w:tab/>
        </w:r>
        <w:r w:rsidR="007727F1" w:rsidRPr="00EE437F">
          <w:rPr>
            <w:rFonts w:ascii="Times New Roman" w:hAnsi="Times New Roman" w:cs="Times New Roman"/>
            <w:noProof/>
            <w:webHidden/>
            <w:szCs w:val="24"/>
          </w:rPr>
          <w:fldChar w:fldCharType="begin"/>
        </w:r>
        <w:r w:rsidR="00213FDB" w:rsidRPr="00EE437F">
          <w:rPr>
            <w:rFonts w:ascii="Times New Roman" w:hAnsi="Times New Roman" w:cs="Times New Roman"/>
            <w:noProof/>
            <w:webHidden/>
            <w:szCs w:val="24"/>
          </w:rPr>
          <w:instrText xml:space="preserve"> PAGEREF _Toc423982826 \h </w:instrText>
        </w:r>
        <w:r w:rsidR="007727F1" w:rsidRPr="00EE437F">
          <w:rPr>
            <w:rFonts w:ascii="Times New Roman" w:hAnsi="Times New Roman" w:cs="Times New Roman"/>
            <w:noProof/>
            <w:webHidden/>
            <w:szCs w:val="24"/>
          </w:rPr>
        </w:r>
        <w:r w:rsidR="007727F1" w:rsidRPr="00EE437F">
          <w:rPr>
            <w:rFonts w:ascii="Times New Roman" w:hAnsi="Times New Roman" w:cs="Times New Roman"/>
            <w:noProof/>
            <w:webHidden/>
            <w:szCs w:val="24"/>
          </w:rPr>
          <w:fldChar w:fldCharType="separate"/>
        </w:r>
        <w:r w:rsidR="00213FDB" w:rsidRPr="00EE437F">
          <w:rPr>
            <w:rFonts w:ascii="Times New Roman" w:hAnsi="Times New Roman" w:cs="Times New Roman"/>
            <w:noProof/>
            <w:webHidden/>
            <w:szCs w:val="24"/>
          </w:rPr>
          <w:t>2</w:t>
        </w:r>
        <w:r w:rsidR="007727F1" w:rsidRPr="00EE437F">
          <w:rPr>
            <w:rFonts w:ascii="Times New Roman" w:hAnsi="Times New Roman" w:cs="Times New Roman"/>
            <w:noProof/>
            <w:webHidden/>
            <w:szCs w:val="24"/>
          </w:rPr>
          <w:fldChar w:fldCharType="end"/>
        </w:r>
      </w:hyperlink>
    </w:p>
    <w:p w:rsidR="00213FDB" w:rsidRPr="00EE437F" w:rsidRDefault="002F4D73" w:rsidP="002A7065">
      <w:pPr>
        <w:pStyle w:val="20"/>
        <w:ind w:firstLine="120"/>
        <w:rPr>
          <w:rFonts w:ascii="Times New Roman" w:hAnsi="Times New Roman" w:cs="Times New Roman"/>
          <w:b w:val="0"/>
          <w:iCs w:val="0"/>
          <w:noProof/>
          <w:kern w:val="2"/>
          <w:szCs w:val="24"/>
        </w:rPr>
      </w:pPr>
      <w:hyperlink w:anchor="_Toc423982827" w:history="1">
        <w:r w:rsidR="00213FDB" w:rsidRPr="00EE437F">
          <w:rPr>
            <w:rStyle w:val="a5"/>
            <w:rFonts w:ascii="Times New Roman" w:hAnsi="Times New Roman"/>
            <w:b w:val="0"/>
            <w:noProof/>
            <w:szCs w:val="24"/>
          </w:rPr>
          <w:t xml:space="preserve">1.2 </w:t>
        </w:r>
        <w:r w:rsidR="00213FDB" w:rsidRPr="00EE437F">
          <w:rPr>
            <w:rStyle w:val="a5"/>
            <w:rFonts w:ascii="Times New Roman" w:hAnsi="宋体" w:hint="eastAsia"/>
            <w:b w:val="0"/>
            <w:noProof/>
            <w:szCs w:val="24"/>
          </w:rPr>
          <w:t>术语解释</w:t>
        </w:r>
        <w:r w:rsidR="00213FDB" w:rsidRPr="00EE437F">
          <w:rPr>
            <w:rFonts w:ascii="Times New Roman" w:hAnsi="Times New Roman" w:cs="Times New Roman"/>
            <w:b w:val="0"/>
            <w:noProof/>
            <w:webHidden/>
            <w:szCs w:val="24"/>
          </w:rPr>
          <w:tab/>
        </w:r>
        <w:r w:rsidR="007727F1" w:rsidRPr="00EE437F">
          <w:rPr>
            <w:rFonts w:ascii="Times New Roman" w:hAnsi="Times New Roman" w:cs="Times New Roman"/>
            <w:b w:val="0"/>
            <w:noProof/>
            <w:webHidden/>
            <w:szCs w:val="24"/>
          </w:rPr>
          <w:fldChar w:fldCharType="begin"/>
        </w:r>
        <w:r w:rsidR="00213FDB" w:rsidRPr="00EE437F">
          <w:rPr>
            <w:rFonts w:ascii="Times New Roman" w:hAnsi="Times New Roman" w:cs="Times New Roman"/>
            <w:b w:val="0"/>
            <w:noProof/>
            <w:webHidden/>
            <w:szCs w:val="24"/>
          </w:rPr>
          <w:instrText xml:space="preserve"> PAGEREF _Toc423982827 \h </w:instrText>
        </w:r>
        <w:r w:rsidR="007727F1" w:rsidRPr="00EE437F">
          <w:rPr>
            <w:rFonts w:ascii="Times New Roman" w:hAnsi="Times New Roman" w:cs="Times New Roman"/>
            <w:b w:val="0"/>
            <w:noProof/>
            <w:webHidden/>
            <w:szCs w:val="24"/>
          </w:rPr>
        </w:r>
        <w:r w:rsidR="007727F1" w:rsidRPr="00EE437F">
          <w:rPr>
            <w:rFonts w:ascii="Times New Roman" w:hAnsi="Times New Roman" w:cs="Times New Roman"/>
            <w:b w:val="0"/>
            <w:noProof/>
            <w:webHidden/>
            <w:szCs w:val="24"/>
          </w:rPr>
          <w:fldChar w:fldCharType="separate"/>
        </w:r>
        <w:r w:rsidR="00213FDB" w:rsidRPr="00EE437F">
          <w:rPr>
            <w:rFonts w:ascii="Times New Roman" w:hAnsi="Times New Roman" w:cs="Times New Roman"/>
            <w:b w:val="0"/>
            <w:noProof/>
            <w:webHidden/>
            <w:szCs w:val="24"/>
          </w:rPr>
          <w:t>2</w:t>
        </w:r>
        <w:r w:rsidR="007727F1" w:rsidRPr="00EE437F">
          <w:rPr>
            <w:rFonts w:ascii="Times New Roman" w:hAnsi="Times New Roman" w:cs="Times New Roman"/>
            <w:b w:val="0"/>
            <w:noProof/>
            <w:webHidden/>
            <w:szCs w:val="24"/>
          </w:rPr>
          <w:fldChar w:fldCharType="end"/>
        </w:r>
      </w:hyperlink>
    </w:p>
    <w:p w:rsidR="00213FDB" w:rsidRPr="00EE437F" w:rsidRDefault="002F4D73" w:rsidP="002A7065">
      <w:pPr>
        <w:pStyle w:val="20"/>
        <w:ind w:firstLine="120"/>
        <w:rPr>
          <w:rFonts w:ascii="Times New Roman" w:hAnsi="Times New Roman" w:cs="Times New Roman"/>
          <w:b w:val="0"/>
          <w:iCs w:val="0"/>
          <w:noProof/>
          <w:kern w:val="2"/>
          <w:szCs w:val="24"/>
        </w:rPr>
      </w:pPr>
      <w:hyperlink w:anchor="_Toc423982828" w:history="1">
        <w:r w:rsidR="00213FDB" w:rsidRPr="00EE437F">
          <w:rPr>
            <w:rStyle w:val="a5"/>
            <w:rFonts w:ascii="Times New Roman" w:hAnsi="Times New Roman"/>
            <w:b w:val="0"/>
            <w:noProof/>
            <w:szCs w:val="24"/>
          </w:rPr>
          <w:t xml:space="preserve">1.3 </w:t>
        </w:r>
        <w:r w:rsidR="00213FDB" w:rsidRPr="00EE437F">
          <w:rPr>
            <w:rStyle w:val="a5"/>
            <w:rFonts w:ascii="Times New Roman" w:hAnsi="宋体" w:hint="eastAsia"/>
            <w:b w:val="0"/>
            <w:noProof/>
            <w:szCs w:val="24"/>
          </w:rPr>
          <w:t>参考资料</w:t>
        </w:r>
        <w:r w:rsidR="00213FDB" w:rsidRPr="00EE437F">
          <w:rPr>
            <w:rFonts w:ascii="Times New Roman" w:hAnsi="Times New Roman" w:cs="Times New Roman"/>
            <w:b w:val="0"/>
            <w:noProof/>
            <w:webHidden/>
            <w:szCs w:val="24"/>
          </w:rPr>
          <w:tab/>
        </w:r>
        <w:r w:rsidR="007727F1" w:rsidRPr="00EE437F">
          <w:rPr>
            <w:rFonts w:ascii="Times New Roman" w:hAnsi="Times New Roman" w:cs="Times New Roman"/>
            <w:b w:val="0"/>
            <w:noProof/>
            <w:webHidden/>
            <w:szCs w:val="24"/>
          </w:rPr>
          <w:fldChar w:fldCharType="begin"/>
        </w:r>
        <w:r w:rsidR="00213FDB" w:rsidRPr="00EE437F">
          <w:rPr>
            <w:rFonts w:ascii="Times New Roman" w:hAnsi="Times New Roman" w:cs="Times New Roman"/>
            <w:b w:val="0"/>
            <w:noProof/>
            <w:webHidden/>
            <w:szCs w:val="24"/>
          </w:rPr>
          <w:instrText xml:space="preserve"> PAGEREF _Toc423982828 \h </w:instrText>
        </w:r>
        <w:r w:rsidR="007727F1" w:rsidRPr="00EE437F">
          <w:rPr>
            <w:rFonts w:ascii="Times New Roman" w:hAnsi="Times New Roman" w:cs="Times New Roman"/>
            <w:b w:val="0"/>
            <w:noProof/>
            <w:webHidden/>
            <w:szCs w:val="24"/>
          </w:rPr>
        </w:r>
        <w:r w:rsidR="007727F1" w:rsidRPr="00EE437F">
          <w:rPr>
            <w:rFonts w:ascii="Times New Roman" w:hAnsi="Times New Roman" w:cs="Times New Roman"/>
            <w:b w:val="0"/>
            <w:noProof/>
            <w:webHidden/>
            <w:szCs w:val="24"/>
          </w:rPr>
          <w:fldChar w:fldCharType="separate"/>
        </w:r>
        <w:r w:rsidR="00213FDB" w:rsidRPr="00EE437F">
          <w:rPr>
            <w:rFonts w:ascii="Times New Roman" w:hAnsi="Times New Roman" w:cs="Times New Roman"/>
            <w:b w:val="0"/>
            <w:noProof/>
            <w:webHidden/>
            <w:szCs w:val="24"/>
          </w:rPr>
          <w:t>2</w:t>
        </w:r>
        <w:r w:rsidR="007727F1" w:rsidRPr="00EE437F">
          <w:rPr>
            <w:rFonts w:ascii="Times New Roman" w:hAnsi="Times New Roman" w:cs="Times New Roman"/>
            <w:b w:val="0"/>
            <w:noProof/>
            <w:webHidden/>
            <w:szCs w:val="24"/>
          </w:rPr>
          <w:fldChar w:fldCharType="end"/>
        </w:r>
      </w:hyperlink>
    </w:p>
    <w:p w:rsidR="00213FDB" w:rsidRPr="00EE437F" w:rsidRDefault="002F4D73">
      <w:pPr>
        <w:pStyle w:val="10"/>
        <w:rPr>
          <w:rFonts w:ascii="Times New Roman" w:hAnsi="Times New Roman" w:cs="Times New Roman"/>
          <w:b w:val="0"/>
          <w:bCs w:val="0"/>
          <w:noProof/>
          <w:kern w:val="2"/>
          <w:sz w:val="24"/>
          <w:szCs w:val="24"/>
        </w:rPr>
      </w:pPr>
      <w:hyperlink w:anchor="_Toc423982829" w:history="1">
        <w:r w:rsidR="00213FDB" w:rsidRPr="00EE437F">
          <w:rPr>
            <w:rStyle w:val="a5"/>
            <w:rFonts w:ascii="Times New Roman" w:hAnsi="宋体" w:hint="eastAsia"/>
            <w:b w:val="0"/>
            <w:noProof/>
            <w:sz w:val="24"/>
            <w:szCs w:val="24"/>
          </w:rPr>
          <w:t>二</w:t>
        </w:r>
        <w:r w:rsidR="00213FDB" w:rsidRPr="00EE437F">
          <w:rPr>
            <w:rStyle w:val="a5"/>
            <w:rFonts w:ascii="Times New Roman" w:hAnsi="Times New Roman"/>
            <w:b w:val="0"/>
            <w:noProof/>
            <w:sz w:val="24"/>
            <w:szCs w:val="24"/>
          </w:rPr>
          <w:t xml:space="preserve"> </w:t>
        </w:r>
        <w:r w:rsidR="00213FDB" w:rsidRPr="00EE437F">
          <w:rPr>
            <w:rStyle w:val="a5"/>
            <w:rFonts w:ascii="Times New Roman" w:hAnsi="宋体" w:hint="eastAsia"/>
            <w:b w:val="0"/>
            <w:noProof/>
            <w:sz w:val="24"/>
            <w:szCs w:val="24"/>
          </w:rPr>
          <w:t>软件概述</w:t>
        </w:r>
        <w:r w:rsidR="00213FDB" w:rsidRPr="00EE437F">
          <w:rPr>
            <w:rStyle w:val="a5"/>
            <w:rFonts w:ascii="Times New Roman" w:hAnsi="Times New Roman"/>
            <w:b w:val="0"/>
            <w:noProof/>
            <w:sz w:val="24"/>
            <w:szCs w:val="24"/>
          </w:rPr>
          <w:t xml:space="preserve"> </w:t>
        </w:r>
        <w:r w:rsidR="00213FDB" w:rsidRPr="00EE437F">
          <w:rPr>
            <w:rFonts w:ascii="Times New Roman" w:hAnsi="Times New Roman" w:cs="Times New Roman"/>
            <w:b w:val="0"/>
            <w:noProof/>
            <w:webHidden/>
            <w:sz w:val="24"/>
            <w:szCs w:val="24"/>
          </w:rPr>
          <w:tab/>
        </w:r>
        <w:r w:rsidR="00213FDB">
          <w:rPr>
            <w:rFonts w:ascii="Times New Roman" w:hAnsi="Times New Roman" w:cs="Times New Roman"/>
            <w:b w:val="0"/>
            <w:noProof/>
            <w:webHidden/>
            <w:sz w:val="24"/>
            <w:szCs w:val="24"/>
          </w:rPr>
          <w:t>3</w:t>
        </w:r>
      </w:hyperlink>
    </w:p>
    <w:p w:rsidR="00213FDB" w:rsidRPr="00EE437F" w:rsidRDefault="002F4D73" w:rsidP="002A7065">
      <w:pPr>
        <w:pStyle w:val="20"/>
        <w:ind w:firstLine="120"/>
        <w:rPr>
          <w:rFonts w:ascii="Times New Roman" w:hAnsi="Times New Roman" w:cs="Times New Roman"/>
          <w:b w:val="0"/>
          <w:iCs w:val="0"/>
          <w:noProof/>
          <w:kern w:val="2"/>
          <w:szCs w:val="24"/>
        </w:rPr>
      </w:pPr>
      <w:hyperlink w:anchor="_Toc423982830" w:history="1">
        <w:r w:rsidR="00213FDB" w:rsidRPr="00EE437F">
          <w:rPr>
            <w:rStyle w:val="a5"/>
            <w:rFonts w:ascii="Times New Roman" w:hAnsi="Times New Roman"/>
            <w:b w:val="0"/>
            <w:noProof/>
            <w:szCs w:val="24"/>
          </w:rPr>
          <w:t xml:space="preserve">2.1 </w:t>
        </w:r>
        <w:r w:rsidR="00213FDB">
          <w:rPr>
            <w:rStyle w:val="a5"/>
            <w:rFonts w:ascii="Times New Roman" w:hAnsi="Times New Roman" w:hint="eastAsia"/>
            <w:b w:val="0"/>
            <w:noProof/>
            <w:szCs w:val="24"/>
          </w:rPr>
          <w:t>系统用途</w:t>
        </w:r>
        <w:r w:rsidR="00213FDB" w:rsidRPr="00EE437F">
          <w:rPr>
            <w:rFonts w:ascii="Times New Roman" w:hAnsi="Times New Roman" w:cs="Times New Roman"/>
            <w:b w:val="0"/>
            <w:noProof/>
            <w:webHidden/>
            <w:szCs w:val="24"/>
          </w:rPr>
          <w:tab/>
        </w:r>
        <w:r w:rsidR="00213FDB">
          <w:rPr>
            <w:rFonts w:ascii="Times New Roman" w:hAnsi="Times New Roman" w:cs="Times New Roman"/>
            <w:b w:val="0"/>
            <w:noProof/>
            <w:webHidden/>
            <w:szCs w:val="24"/>
          </w:rPr>
          <w:t>3</w:t>
        </w:r>
      </w:hyperlink>
    </w:p>
    <w:p w:rsidR="00213FDB" w:rsidRPr="00EE437F" w:rsidRDefault="002F4D73" w:rsidP="002A7065">
      <w:pPr>
        <w:pStyle w:val="20"/>
        <w:ind w:firstLine="120"/>
        <w:rPr>
          <w:rFonts w:ascii="Times New Roman" w:hAnsi="Times New Roman" w:cs="Times New Roman"/>
          <w:b w:val="0"/>
          <w:iCs w:val="0"/>
          <w:noProof/>
          <w:kern w:val="2"/>
          <w:szCs w:val="24"/>
        </w:rPr>
      </w:pPr>
      <w:hyperlink w:anchor="_Toc423982831" w:history="1">
        <w:r w:rsidR="00213FDB" w:rsidRPr="00EE437F">
          <w:rPr>
            <w:rStyle w:val="a5"/>
            <w:rFonts w:ascii="Times New Roman" w:hAnsi="Times New Roman"/>
            <w:b w:val="0"/>
            <w:noProof/>
            <w:szCs w:val="24"/>
          </w:rPr>
          <w:t xml:space="preserve">2.2 </w:t>
        </w:r>
        <w:r w:rsidR="00213FDB">
          <w:rPr>
            <w:rStyle w:val="a5"/>
            <w:rFonts w:ascii="Times New Roman" w:hAnsi="Times New Roman" w:hint="eastAsia"/>
            <w:b w:val="0"/>
            <w:noProof/>
            <w:szCs w:val="24"/>
          </w:rPr>
          <w:t>系统功能概述</w:t>
        </w:r>
        <w:r w:rsidR="00213FDB" w:rsidRPr="00EE437F">
          <w:rPr>
            <w:rFonts w:ascii="Times New Roman" w:hAnsi="Times New Roman" w:cs="Times New Roman"/>
            <w:b w:val="0"/>
            <w:noProof/>
            <w:webHidden/>
            <w:szCs w:val="24"/>
          </w:rPr>
          <w:tab/>
        </w:r>
        <w:r w:rsidR="00213FDB">
          <w:rPr>
            <w:rFonts w:ascii="Times New Roman" w:hAnsi="Times New Roman" w:cs="Times New Roman"/>
            <w:b w:val="0"/>
            <w:noProof/>
            <w:webHidden/>
            <w:szCs w:val="24"/>
          </w:rPr>
          <w:t>3</w:t>
        </w:r>
      </w:hyperlink>
    </w:p>
    <w:p w:rsidR="00213FDB" w:rsidRDefault="002F4D73" w:rsidP="002A7065">
      <w:pPr>
        <w:pStyle w:val="20"/>
        <w:ind w:firstLine="120"/>
        <w:rPr>
          <w:rFonts w:ascii="Times New Roman" w:hAnsi="Times New Roman" w:cs="Times New Roman"/>
        </w:rPr>
      </w:pPr>
      <w:hyperlink w:anchor="_Toc423982832" w:history="1">
        <w:r w:rsidR="00213FDB" w:rsidRPr="00EE437F">
          <w:rPr>
            <w:rStyle w:val="a5"/>
            <w:rFonts w:ascii="Times New Roman" w:hAnsi="Times New Roman"/>
            <w:b w:val="0"/>
            <w:noProof/>
            <w:szCs w:val="24"/>
          </w:rPr>
          <w:t xml:space="preserve">2.3 </w:t>
        </w:r>
        <w:r w:rsidR="00213FDB">
          <w:rPr>
            <w:rStyle w:val="a5"/>
            <w:rFonts w:ascii="Times New Roman" w:hAnsi="Times New Roman" w:hint="eastAsia"/>
            <w:b w:val="0"/>
            <w:noProof/>
            <w:szCs w:val="24"/>
          </w:rPr>
          <w:t>系统运行环境</w:t>
        </w:r>
        <w:r w:rsidR="00213FDB" w:rsidRPr="00EE437F">
          <w:rPr>
            <w:rFonts w:ascii="Times New Roman" w:hAnsi="Times New Roman" w:cs="Times New Roman"/>
            <w:b w:val="0"/>
            <w:noProof/>
            <w:webHidden/>
            <w:szCs w:val="24"/>
          </w:rPr>
          <w:tab/>
        </w:r>
        <w:r w:rsidR="00213FDB">
          <w:rPr>
            <w:rFonts w:ascii="Times New Roman" w:hAnsi="Times New Roman" w:cs="Times New Roman"/>
            <w:b w:val="0"/>
            <w:noProof/>
            <w:webHidden/>
            <w:szCs w:val="24"/>
          </w:rPr>
          <w:t>4</w:t>
        </w:r>
      </w:hyperlink>
    </w:p>
    <w:p w:rsidR="00213FDB" w:rsidRPr="00EE437F" w:rsidRDefault="002F4D73" w:rsidP="00885B58">
      <w:pPr>
        <w:pStyle w:val="30"/>
        <w:rPr>
          <w:rFonts w:ascii="Times New Roman" w:hAnsi="Times New Roman" w:cs="Times New Roman"/>
          <w:noProof/>
          <w:kern w:val="2"/>
          <w:szCs w:val="24"/>
        </w:rPr>
      </w:pPr>
      <w:hyperlink w:anchor="_Toc423982825" w:history="1">
        <w:r w:rsidR="00213FDB">
          <w:rPr>
            <w:rStyle w:val="a5"/>
            <w:rFonts w:ascii="Times New Roman" w:hAnsi="Times New Roman"/>
            <w:noProof/>
            <w:szCs w:val="24"/>
          </w:rPr>
          <w:t>2</w:t>
        </w:r>
        <w:r w:rsidR="00213FDB" w:rsidRPr="00EE437F">
          <w:rPr>
            <w:rStyle w:val="a5"/>
            <w:rFonts w:ascii="Times New Roman" w:hAnsi="Times New Roman"/>
            <w:noProof/>
            <w:szCs w:val="24"/>
          </w:rPr>
          <w:t>.</w:t>
        </w:r>
        <w:r w:rsidR="00213FDB">
          <w:rPr>
            <w:rStyle w:val="a5"/>
            <w:rFonts w:ascii="Times New Roman" w:hAnsi="Times New Roman"/>
            <w:noProof/>
            <w:szCs w:val="24"/>
          </w:rPr>
          <w:t>3</w:t>
        </w:r>
        <w:r w:rsidR="00213FDB" w:rsidRPr="00EE437F">
          <w:rPr>
            <w:rStyle w:val="a5"/>
            <w:rFonts w:ascii="Times New Roman" w:hAnsi="Times New Roman"/>
            <w:noProof/>
            <w:szCs w:val="24"/>
          </w:rPr>
          <w:t xml:space="preserve">.1 </w:t>
        </w:r>
        <w:r w:rsidR="00213FDB">
          <w:rPr>
            <w:rStyle w:val="a5"/>
            <w:rFonts w:ascii="Times New Roman" w:hAnsi="Times New Roman" w:hint="eastAsia"/>
            <w:noProof/>
            <w:szCs w:val="24"/>
          </w:rPr>
          <w:t>服务器端</w:t>
        </w:r>
        <w:r w:rsidR="00213FDB" w:rsidRPr="00EE437F">
          <w:rPr>
            <w:rFonts w:ascii="Times New Roman" w:hAnsi="Times New Roman" w:cs="Times New Roman"/>
            <w:noProof/>
            <w:webHidden/>
            <w:szCs w:val="24"/>
          </w:rPr>
          <w:tab/>
        </w:r>
        <w:r w:rsidR="00213FDB">
          <w:rPr>
            <w:rFonts w:ascii="Times New Roman" w:hAnsi="Times New Roman" w:cs="Times New Roman"/>
            <w:noProof/>
            <w:webHidden/>
            <w:szCs w:val="24"/>
          </w:rPr>
          <w:t>4</w:t>
        </w:r>
      </w:hyperlink>
    </w:p>
    <w:p w:rsidR="00213FDB" w:rsidRPr="00EE437F" w:rsidRDefault="002F4D73" w:rsidP="00885B58">
      <w:pPr>
        <w:pStyle w:val="30"/>
        <w:rPr>
          <w:rFonts w:ascii="Times New Roman" w:hAnsi="Times New Roman" w:cs="Times New Roman"/>
          <w:noProof/>
          <w:kern w:val="2"/>
          <w:szCs w:val="24"/>
        </w:rPr>
      </w:pPr>
      <w:hyperlink w:anchor="_Toc423982826" w:history="1">
        <w:r w:rsidR="00213FDB">
          <w:rPr>
            <w:rStyle w:val="a5"/>
            <w:rFonts w:ascii="Times New Roman" w:hAnsi="Times New Roman"/>
            <w:noProof/>
            <w:szCs w:val="24"/>
          </w:rPr>
          <w:t>2</w:t>
        </w:r>
        <w:r w:rsidR="00213FDB" w:rsidRPr="00EE437F">
          <w:rPr>
            <w:rStyle w:val="a5"/>
            <w:rFonts w:ascii="Times New Roman" w:hAnsi="Times New Roman"/>
            <w:noProof/>
            <w:szCs w:val="24"/>
          </w:rPr>
          <w:t>.</w:t>
        </w:r>
        <w:r w:rsidR="00213FDB">
          <w:rPr>
            <w:rStyle w:val="a5"/>
            <w:rFonts w:ascii="Times New Roman" w:hAnsi="Times New Roman"/>
            <w:noProof/>
            <w:szCs w:val="24"/>
          </w:rPr>
          <w:t>3</w:t>
        </w:r>
        <w:r w:rsidR="00213FDB" w:rsidRPr="00EE437F">
          <w:rPr>
            <w:rStyle w:val="a5"/>
            <w:rFonts w:ascii="Times New Roman" w:hAnsi="Times New Roman"/>
            <w:noProof/>
            <w:szCs w:val="24"/>
          </w:rPr>
          <w:t xml:space="preserve">.2 </w:t>
        </w:r>
        <w:r w:rsidR="00213FDB">
          <w:rPr>
            <w:rStyle w:val="a5"/>
            <w:rFonts w:ascii="Times New Roman" w:hAnsi="宋体" w:hint="eastAsia"/>
            <w:noProof/>
            <w:szCs w:val="24"/>
          </w:rPr>
          <w:t>客户端</w:t>
        </w:r>
        <w:r w:rsidR="00213FDB" w:rsidRPr="00EE437F">
          <w:rPr>
            <w:rFonts w:ascii="Times New Roman" w:hAnsi="Times New Roman" w:cs="Times New Roman"/>
            <w:noProof/>
            <w:webHidden/>
            <w:szCs w:val="24"/>
          </w:rPr>
          <w:tab/>
        </w:r>
        <w:r w:rsidR="00213FDB">
          <w:rPr>
            <w:rFonts w:ascii="Times New Roman" w:hAnsi="Times New Roman" w:cs="Times New Roman"/>
            <w:noProof/>
            <w:webHidden/>
            <w:szCs w:val="24"/>
          </w:rPr>
          <w:t>4</w:t>
        </w:r>
      </w:hyperlink>
    </w:p>
    <w:p w:rsidR="00213FDB" w:rsidRPr="00EE437F" w:rsidRDefault="002F4D73">
      <w:pPr>
        <w:pStyle w:val="10"/>
        <w:rPr>
          <w:rFonts w:ascii="Times New Roman" w:hAnsi="Times New Roman" w:cs="Times New Roman"/>
          <w:b w:val="0"/>
          <w:bCs w:val="0"/>
          <w:noProof/>
          <w:kern w:val="2"/>
          <w:sz w:val="24"/>
          <w:szCs w:val="24"/>
        </w:rPr>
      </w:pPr>
      <w:hyperlink w:anchor="_Toc423982833" w:history="1">
        <w:r w:rsidR="00213FDB" w:rsidRPr="00EE437F">
          <w:rPr>
            <w:rStyle w:val="a5"/>
            <w:rFonts w:ascii="Times New Roman" w:hAnsi="宋体" w:hint="eastAsia"/>
            <w:b w:val="0"/>
            <w:noProof/>
            <w:sz w:val="24"/>
            <w:szCs w:val="24"/>
          </w:rPr>
          <w:t>三</w:t>
        </w:r>
        <w:r w:rsidR="00213FDB" w:rsidRPr="00EE437F">
          <w:rPr>
            <w:rStyle w:val="a5"/>
            <w:rFonts w:ascii="Times New Roman" w:hAnsi="Times New Roman"/>
            <w:b w:val="0"/>
            <w:noProof/>
            <w:sz w:val="24"/>
            <w:szCs w:val="24"/>
          </w:rPr>
          <w:t xml:space="preserve"> </w:t>
        </w:r>
        <w:r w:rsidR="00213FDB">
          <w:rPr>
            <w:rStyle w:val="a5"/>
            <w:rFonts w:ascii="Times New Roman" w:hAnsi="Times New Roman" w:hint="eastAsia"/>
            <w:b w:val="0"/>
            <w:noProof/>
            <w:sz w:val="24"/>
            <w:szCs w:val="24"/>
          </w:rPr>
          <w:t>系统操作使用</w:t>
        </w:r>
        <w:r w:rsidR="00213FDB" w:rsidRPr="00EE437F">
          <w:rPr>
            <w:rStyle w:val="a5"/>
            <w:rFonts w:ascii="Times New Roman" w:hAnsi="Times New Roman"/>
            <w:b w:val="0"/>
            <w:noProof/>
            <w:sz w:val="24"/>
            <w:szCs w:val="24"/>
          </w:rPr>
          <w:t xml:space="preserve"> </w:t>
        </w:r>
        <w:r w:rsidR="00213FDB" w:rsidRPr="00EE437F">
          <w:rPr>
            <w:rFonts w:ascii="Times New Roman" w:hAnsi="Times New Roman" w:cs="Times New Roman"/>
            <w:b w:val="0"/>
            <w:noProof/>
            <w:webHidden/>
            <w:sz w:val="24"/>
            <w:szCs w:val="24"/>
          </w:rPr>
          <w:tab/>
        </w:r>
        <w:r w:rsidR="00213FDB">
          <w:rPr>
            <w:rFonts w:ascii="Times New Roman" w:hAnsi="Times New Roman" w:cs="Times New Roman"/>
            <w:b w:val="0"/>
            <w:noProof/>
            <w:webHidden/>
            <w:sz w:val="24"/>
            <w:szCs w:val="24"/>
          </w:rPr>
          <w:t>5</w:t>
        </w:r>
      </w:hyperlink>
    </w:p>
    <w:p w:rsidR="00213FDB" w:rsidRPr="00EE437F" w:rsidRDefault="002F4D73" w:rsidP="002A7065">
      <w:pPr>
        <w:pStyle w:val="20"/>
        <w:ind w:firstLine="120"/>
        <w:rPr>
          <w:rFonts w:ascii="Times New Roman" w:hAnsi="Times New Roman" w:cs="Times New Roman"/>
          <w:b w:val="0"/>
          <w:iCs w:val="0"/>
          <w:noProof/>
          <w:kern w:val="2"/>
          <w:szCs w:val="24"/>
        </w:rPr>
      </w:pPr>
      <w:hyperlink w:anchor="_Toc423982834" w:history="1">
        <w:r w:rsidR="00213FDB" w:rsidRPr="00EE437F">
          <w:rPr>
            <w:rStyle w:val="a5"/>
            <w:rFonts w:ascii="Times New Roman" w:hAnsi="Times New Roman"/>
            <w:b w:val="0"/>
            <w:noProof/>
            <w:szCs w:val="24"/>
          </w:rPr>
          <w:t xml:space="preserve">3.1 </w:t>
        </w:r>
        <w:r w:rsidR="00213FDB">
          <w:rPr>
            <w:rStyle w:val="a5"/>
            <w:rFonts w:ascii="Times New Roman" w:hAnsi="Times New Roman" w:hint="eastAsia"/>
            <w:b w:val="0"/>
            <w:noProof/>
            <w:szCs w:val="24"/>
          </w:rPr>
          <w:t>用户登录</w:t>
        </w:r>
        <w:r w:rsidR="00213FDB" w:rsidRPr="00EE437F">
          <w:rPr>
            <w:rFonts w:ascii="Times New Roman" w:hAnsi="Times New Roman" w:cs="Times New Roman"/>
            <w:b w:val="0"/>
            <w:noProof/>
            <w:webHidden/>
            <w:szCs w:val="24"/>
          </w:rPr>
          <w:tab/>
        </w:r>
        <w:r w:rsidR="00213FDB">
          <w:rPr>
            <w:rFonts w:ascii="Times New Roman" w:hAnsi="Times New Roman" w:cs="Times New Roman"/>
            <w:b w:val="0"/>
            <w:noProof/>
            <w:webHidden/>
            <w:szCs w:val="24"/>
          </w:rPr>
          <w:t>5</w:t>
        </w:r>
      </w:hyperlink>
    </w:p>
    <w:p w:rsidR="00213FDB" w:rsidRDefault="002F4D73" w:rsidP="002A7065">
      <w:pPr>
        <w:pStyle w:val="20"/>
        <w:ind w:firstLine="120"/>
        <w:rPr>
          <w:rFonts w:ascii="Times New Roman" w:hAnsi="Times New Roman" w:cs="Times New Roman"/>
        </w:rPr>
      </w:pPr>
      <w:hyperlink w:anchor="_Toc423982835" w:history="1">
        <w:r w:rsidR="00213FDB" w:rsidRPr="00EE437F">
          <w:rPr>
            <w:rStyle w:val="a5"/>
            <w:rFonts w:ascii="Times New Roman" w:hAnsi="Times New Roman"/>
            <w:b w:val="0"/>
            <w:noProof/>
            <w:szCs w:val="24"/>
          </w:rPr>
          <w:t xml:space="preserve">3.2 </w:t>
        </w:r>
        <w:r w:rsidR="00213FDB">
          <w:rPr>
            <w:rStyle w:val="a5"/>
            <w:rFonts w:ascii="Times New Roman" w:hAnsi="Times New Roman" w:hint="eastAsia"/>
            <w:b w:val="0"/>
            <w:noProof/>
            <w:szCs w:val="24"/>
          </w:rPr>
          <w:t>系统主界面</w:t>
        </w:r>
        <w:r w:rsidR="00213FDB" w:rsidRPr="00EE437F">
          <w:rPr>
            <w:rFonts w:ascii="Times New Roman" w:hAnsi="Times New Roman" w:cs="Times New Roman"/>
            <w:b w:val="0"/>
            <w:noProof/>
            <w:webHidden/>
            <w:szCs w:val="24"/>
          </w:rPr>
          <w:tab/>
        </w:r>
        <w:r w:rsidR="00213FDB">
          <w:rPr>
            <w:rFonts w:ascii="Times New Roman" w:hAnsi="Times New Roman" w:cs="Times New Roman"/>
            <w:b w:val="0"/>
            <w:noProof/>
            <w:webHidden/>
            <w:szCs w:val="24"/>
          </w:rPr>
          <w:t>5</w:t>
        </w:r>
      </w:hyperlink>
    </w:p>
    <w:p w:rsidR="00213FDB" w:rsidRDefault="002F4D73" w:rsidP="00885B58">
      <w:pPr>
        <w:pStyle w:val="20"/>
        <w:ind w:firstLine="120"/>
        <w:rPr>
          <w:rFonts w:ascii="Times New Roman" w:hAnsi="Times New Roman" w:cs="Times New Roman"/>
        </w:rPr>
      </w:pPr>
      <w:hyperlink w:anchor="_Toc423982835" w:history="1">
        <w:r w:rsidR="00213FDB" w:rsidRPr="00EE437F">
          <w:rPr>
            <w:rStyle w:val="a5"/>
            <w:rFonts w:ascii="Times New Roman" w:hAnsi="Times New Roman"/>
            <w:b w:val="0"/>
            <w:noProof/>
            <w:szCs w:val="24"/>
          </w:rPr>
          <w:t>3.</w:t>
        </w:r>
        <w:r w:rsidR="00213FDB">
          <w:rPr>
            <w:rStyle w:val="a5"/>
            <w:rFonts w:ascii="Times New Roman" w:hAnsi="Times New Roman"/>
            <w:b w:val="0"/>
            <w:noProof/>
            <w:szCs w:val="24"/>
          </w:rPr>
          <w:t>3</w:t>
        </w:r>
        <w:r w:rsidR="00213FDB" w:rsidRPr="00EE437F">
          <w:rPr>
            <w:rStyle w:val="a5"/>
            <w:rFonts w:ascii="Times New Roman" w:hAnsi="Times New Roman"/>
            <w:b w:val="0"/>
            <w:noProof/>
            <w:szCs w:val="24"/>
          </w:rPr>
          <w:t xml:space="preserve"> </w:t>
        </w:r>
        <w:r w:rsidR="00213FDB">
          <w:rPr>
            <w:rStyle w:val="a5"/>
            <w:rFonts w:ascii="Times New Roman" w:hAnsi="Times New Roman" w:hint="eastAsia"/>
            <w:b w:val="0"/>
            <w:noProof/>
            <w:szCs w:val="24"/>
          </w:rPr>
          <w:t>功能模块操作说明</w:t>
        </w:r>
        <w:r w:rsidR="00213FDB" w:rsidRPr="00EE437F">
          <w:rPr>
            <w:rFonts w:ascii="Times New Roman" w:hAnsi="Times New Roman" w:cs="Times New Roman"/>
            <w:b w:val="0"/>
            <w:noProof/>
            <w:webHidden/>
            <w:szCs w:val="24"/>
          </w:rPr>
          <w:tab/>
        </w:r>
        <w:r w:rsidR="00213FDB">
          <w:rPr>
            <w:rFonts w:ascii="Times New Roman" w:hAnsi="Times New Roman" w:cs="Times New Roman"/>
            <w:b w:val="0"/>
            <w:noProof/>
            <w:webHidden/>
            <w:szCs w:val="24"/>
          </w:rPr>
          <w:t>6</w:t>
        </w:r>
      </w:hyperlink>
    </w:p>
    <w:p w:rsidR="00213FDB" w:rsidRPr="00EE437F" w:rsidRDefault="002F4D73" w:rsidP="00885B58">
      <w:pPr>
        <w:pStyle w:val="30"/>
        <w:rPr>
          <w:rFonts w:ascii="Times New Roman" w:hAnsi="Times New Roman" w:cs="Times New Roman"/>
          <w:noProof/>
          <w:kern w:val="2"/>
          <w:szCs w:val="24"/>
        </w:rPr>
      </w:pPr>
      <w:hyperlink w:anchor="_Toc423982825" w:history="1">
        <w:r w:rsidR="00213FDB">
          <w:rPr>
            <w:rStyle w:val="a5"/>
            <w:rFonts w:ascii="Times New Roman" w:hAnsi="Times New Roman"/>
            <w:noProof/>
            <w:szCs w:val="24"/>
          </w:rPr>
          <w:t>3</w:t>
        </w:r>
        <w:r w:rsidR="00213FDB" w:rsidRPr="00EE437F">
          <w:rPr>
            <w:rStyle w:val="a5"/>
            <w:rFonts w:ascii="Times New Roman" w:hAnsi="Times New Roman"/>
            <w:noProof/>
            <w:szCs w:val="24"/>
          </w:rPr>
          <w:t>.</w:t>
        </w:r>
        <w:r w:rsidR="00213FDB">
          <w:rPr>
            <w:rStyle w:val="a5"/>
            <w:rFonts w:ascii="Times New Roman" w:hAnsi="Times New Roman"/>
            <w:noProof/>
            <w:szCs w:val="24"/>
          </w:rPr>
          <w:t>3</w:t>
        </w:r>
        <w:r w:rsidR="00213FDB" w:rsidRPr="00EE437F">
          <w:rPr>
            <w:rStyle w:val="a5"/>
            <w:rFonts w:ascii="Times New Roman" w:hAnsi="Times New Roman"/>
            <w:noProof/>
            <w:szCs w:val="24"/>
          </w:rPr>
          <w:t xml:space="preserve">.1 </w:t>
        </w:r>
        <w:r w:rsidR="00213FDB">
          <w:rPr>
            <w:rStyle w:val="a5"/>
            <w:rFonts w:ascii="Times New Roman" w:hAnsi="Times New Roman" w:hint="eastAsia"/>
            <w:noProof/>
            <w:szCs w:val="24"/>
          </w:rPr>
          <w:t>超级管理员功能说明</w:t>
        </w:r>
        <w:r w:rsidR="00213FDB" w:rsidRPr="00EE437F">
          <w:rPr>
            <w:rFonts w:ascii="Times New Roman" w:hAnsi="Times New Roman" w:cs="Times New Roman"/>
            <w:noProof/>
            <w:webHidden/>
            <w:szCs w:val="24"/>
          </w:rPr>
          <w:tab/>
        </w:r>
        <w:r w:rsidR="00213FDB">
          <w:rPr>
            <w:rFonts w:ascii="Times New Roman" w:hAnsi="Times New Roman" w:cs="Times New Roman"/>
            <w:noProof/>
            <w:webHidden/>
            <w:szCs w:val="24"/>
          </w:rPr>
          <w:t>7</w:t>
        </w:r>
      </w:hyperlink>
    </w:p>
    <w:p w:rsidR="00213FDB" w:rsidRDefault="002F4D73" w:rsidP="00885B58">
      <w:pPr>
        <w:pStyle w:val="30"/>
        <w:rPr>
          <w:rFonts w:ascii="Times New Roman" w:hAnsi="Times New Roman" w:cs="Times New Roman"/>
        </w:rPr>
      </w:pPr>
      <w:hyperlink w:anchor="_Toc423982826" w:history="1">
        <w:r w:rsidR="00213FDB">
          <w:rPr>
            <w:rStyle w:val="a5"/>
            <w:rFonts w:ascii="Times New Roman" w:hAnsi="Times New Roman"/>
            <w:noProof/>
            <w:szCs w:val="24"/>
          </w:rPr>
          <w:t>3</w:t>
        </w:r>
        <w:r w:rsidR="00213FDB" w:rsidRPr="00EE437F">
          <w:rPr>
            <w:rStyle w:val="a5"/>
            <w:rFonts w:ascii="Times New Roman" w:hAnsi="Times New Roman"/>
            <w:noProof/>
            <w:szCs w:val="24"/>
          </w:rPr>
          <w:t>.</w:t>
        </w:r>
        <w:r w:rsidR="00213FDB">
          <w:rPr>
            <w:rStyle w:val="a5"/>
            <w:rFonts w:ascii="Times New Roman" w:hAnsi="Times New Roman"/>
            <w:noProof/>
            <w:szCs w:val="24"/>
          </w:rPr>
          <w:t>3</w:t>
        </w:r>
        <w:r w:rsidR="00213FDB" w:rsidRPr="00EE437F">
          <w:rPr>
            <w:rStyle w:val="a5"/>
            <w:rFonts w:ascii="Times New Roman" w:hAnsi="Times New Roman"/>
            <w:noProof/>
            <w:szCs w:val="24"/>
          </w:rPr>
          <w:t xml:space="preserve">.2 </w:t>
        </w:r>
        <w:r w:rsidR="00213FDB">
          <w:rPr>
            <w:rStyle w:val="a5"/>
            <w:rFonts w:ascii="Times New Roman" w:hAnsi="宋体" w:hint="eastAsia"/>
            <w:noProof/>
            <w:szCs w:val="24"/>
          </w:rPr>
          <w:t>普通用户功能说明</w:t>
        </w:r>
        <w:r w:rsidR="00213FDB" w:rsidRPr="00EE437F">
          <w:rPr>
            <w:rFonts w:ascii="Times New Roman" w:hAnsi="Times New Roman" w:cs="Times New Roman"/>
            <w:noProof/>
            <w:webHidden/>
            <w:szCs w:val="24"/>
          </w:rPr>
          <w:tab/>
        </w:r>
        <w:r w:rsidR="00213FDB">
          <w:rPr>
            <w:rFonts w:ascii="Times New Roman" w:hAnsi="Times New Roman" w:cs="Times New Roman"/>
            <w:noProof/>
            <w:webHidden/>
            <w:szCs w:val="24"/>
          </w:rPr>
          <w:t>13</w:t>
        </w:r>
      </w:hyperlink>
    </w:p>
    <w:p w:rsidR="00213FDB" w:rsidRPr="00EE437F" w:rsidRDefault="002F4D73" w:rsidP="00885B58">
      <w:pPr>
        <w:pStyle w:val="30"/>
        <w:rPr>
          <w:rFonts w:ascii="Times New Roman" w:hAnsi="Times New Roman" w:cs="Times New Roman"/>
          <w:noProof/>
          <w:kern w:val="2"/>
          <w:szCs w:val="24"/>
        </w:rPr>
      </w:pPr>
      <w:hyperlink w:anchor="_Toc423982825" w:history="1">
        <w:r w:rsidR="00213FDB">
          <w:rPr>
            <w:rStyle w:val="a5"/>
            <w:rFonts w:ascii="Times New Roman" w:hAnsi="Times New Roman"/>
            <w:noProof/>
            <w:szCs w:val="24"/>
          </w:rPr>
          <w:t>3</w:t>
        </w:r>
        <w:r w:rsidR="00213FDB" w:rsidRPr="00EE437F">
          <w:rPr>
            <w:rStyle w:val="a5"/>
            <w:rFonts w:ascii="Times New Roman" w:hAnsi="Times New Roman"/>
            <w:noProof/>
            <w:szCs w:val="24"/>
          </w:rPr>
          <w:t>.</w:t>
        </w:r>
        <w:r w:rsidR="00213FDB">
          <w:rPr>
            <w:rStyle w:val="a5"/>
            <w:rFonts w:ascii="Times New Roman" w:hAnsi="Times New Roman"/>
            <w:noProof/>
            <w:szCs w:val="24"/>
          </w:rPr>
          <w:t>3</w:t>
        </w:r>
        <w:r w:rsidR="00213FDB" w:rsidRPr="00EE437F">
          <w:rPr>
            <w:rStyle w:val="a5"/>
            <w:rFonts w:ascii="Times New Roman" w:hAnsi="Times New Roman"/>
            <w:noProof/>
            <w:szCs w:val="24"/>
          </w:rPr>
          <w:t>.</w:t>
        </w:r>
        <w:r w:rsidR="00213FDB">
          <w:rPr>
            <w:rStyle w:val="a5"/>
            <w:rFonts w:ascii="Times New Roman" w:hAnsi="Times New Roman"/>
            <w:noProof/>
            <w:szCs w:val="24"/>
          </w:rPr>
          <w:t>3</w:t>
        </w:r>
        <w:r w:rsidR="00213FDB" w:rsidRPr="00EE437F">
          <w:rPr>
            <w:rStyle w:val="a5"/>
            <w:rFonts w:ascii="Times New Roman" w:hAnsi="Times New Roman"/>
            <w:noProof/>
            <w:szCs w:val="24"/>
          </w:rPr>
          <w:t xml:space="preserve"> </w:t>
        </w:r>
        <w:r w:rsidR="00213FDB">
          <w:rPr>
            <w:rStyle w:val="a5"/>
            <w:rFonts w:ascii="Times New Roman" w:hAnsi="宋体" w:hint="eastAsia"/>
            <w:noProof/>
            <w:szCs w:val="24"/>
          </w:rPr>
          <w:t>访问用户功能说明</w:t>
        </w:r>
        <w:r w:rsidR="00213FDB" w:rsidRPr="00EE437F">
          <w:rPr>
            <w:rFonts w:ascii="Times New Roman" w:hAnsi="Times New Roman" w:cs="Times New Roman"/>
            <w:noProof/>
            <w:webHidden/>
            <w:szCs w:val="24"/>
          </w:rPr>
          <w:tab/>
        </w:r>
        <w:r w:rsidR="00213FDB">
          <w:rPr>
            <w:rFonts w:ascii="Times New Roman" w:hAnsi="Times New Roman" w:cs="Times New Roman"/>
            <w:noProof/>
            <w:webHidden/>
            <w:szCs w:val="24"/>
          </w:rPr>
          <w:t>15</w:t>
        </w:r>
      </w:hyperlink>
    </w:p>
    <w:p w:rsidR="00213FDB" w:rsidRPr="00885B58" w:rsidRDefault="00213FDB" w:rsidP="00885B58"/>
    <w:p w:rsidR="00213FDB" w:rsidRPr="00885B58" w:rsidRDefault="007727F1" w:rsidP="00885B58">
      <w:pPr>
        <w:spacing w:line="240" w:lineRule="atLeast"/>
        <w:rPr>
          <w:sz w:val="11"/>
          <w:szCs w:val="11"/>
        </w:rPr>
        <w:sectPr w:rsidR="00213FDB" w:rsidRPr="00885B58" w:rsidSect="003617D6">
          <w:headerReference w:type="default"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12"/>
        </w:sectPr>
      </w:pPr>
      <w:r w:rsidRPr="00EE437F">
        <w:rPr>
          <w:rFonts w:ascii="Times New Roman" w:hAnsi="Times New Roman"/>
          <w:b/>
          <w:iCs/>
          <w:noProof/>
          <w:sz w:val="24"/>
          <w:szCs w:val="24"/>
        </w:rPr>
        <w:fldChar w:fldCharType="end"/>
      </w:r>
    </w:p>
    <w:p w:rsidR="00213FDB" w:rsidRPr="00EE437F" w:rsidRDefault="00213FDB" w:rsidP="00B13435">
      <w:pPr>
        <w:pStyle w:val="1"/>
        <w:widowControl w:val="0"/>
        <w:spacing w:before="260" w:after="260" w:line="360" w:lineRule="auto"/>
        <w:ind w:firstLineChars="0" w:firstLine="0"/>
        <w:jc w:val="both"/>
        <w:rPr>
          <w:rFonts w:ascii="Times New Roman" w:hAnsi="Times New Roman"/>
          <w:sz w:val="28"/>
          <w:szCs w:val="28"/>
        </w:rPr>
      </w:pPr>
      <w:bookmarkStart w:id="2" w:name="_Toc423982823"/>
      <w:bookmarkStart w:id="3" w:name="_Toc424398297"/>
      <w:proofErr w:type="gramStart"/>
      <w:r w:rsidRPr="00EE437F">
        <w:rPr>
          <w:rFonts w:ascii="Times New Roman" w:hAnsi="宋体" w:hint="eastAsia"/>
          <w:sz w:val="28"/>
          <w:szCs w:val="28"/>
        </w:rPr>
        <w:lastRenderedPageBreak/>
        <w:t>一</w:t>
      </w:r>
      <w:proofErr w:type="gramEnd"/>
      <w:r w:rsidRPr="00EE437F">
        <w:rPr>
          <w:rFonts w:ascii="Times New Roman" w:hAnsi="Times New Roman"/>
          <w:sz w:val="28"/>
          <w:szCs w:val="28"/>
        </w:rPr>
        <w:t xml:space="preserve"> </w:t>
      </w:r>
      <w:bookmarkEnd w:id="0"/>
      <w:r w:rsidRPr="00EE437F">
        <w:rPr>
          <w:rFonts w:ascii="Times New Roman" w:hAnsi="宋体" w:hint="eastAsia"/>
          <w:sz w:val="28"/>
          <w:szCs w:val="28"/>
        </w:rPr>
        <w:t>引</w:t>
      </w:r>
      <w:bookmarkEnd w:id="1"/>
      <w:r w:rsidRPr="00EE437F">
        <w:rPr>
          <w:rFonts w:ascii="Times New Roman" w:hAnsi="宋体" w:hint="eastAsia"/>
          <w:sz w:val="28"/>
          <w:szCs w:val="28"/>
        </w:rPr>
        <w:t>言</w:t>
      </w:r>
      <w:bookmarkEnd w:id="2"/>
      <w:bookmarkEnd w:id="3"/>
    </w:p>
    <w:p w:rsidR="00213FDB" w:rsidRPr="00EE437F" w:rsidRDefault="00213FDB" w:rsidP="00CC2E7A">
      <w:pPr>
        <w:pStyle w:val="2"/>
        <w:widowControl w:val="0"/>
        <w:spacing w:before="160" w:after="160" w:line="360" w:lineRule="auto"/>
        <w:ind w:firstLineChars="0" w:firstLine="0"/>
        <w:jc w:val="both"/>
        <w:rPr>
          <w:rFonts w:ascii="Times New Roman" w:hAnsi="Times New Roman"/>
          <w:kern w:val="2"/>
          <w:sz w:val="24"/>
          <w:szCs w:val="24"/>
        </w:rPr>
      </w:pPr>
      <w:bookmarkStart w:id="4" w:name="_Toc423982824"/>
      <w:bookmarkStart w:id="5" w:name="_Toc424398298"/>
      <w:r w:rsidRPr="00EE437F">
        <w:rPr>
          <w:rFonts w:ascii="Times New Roman" w:hAnsi="Times New Roman"/>
          <w:kern w:val="2"/>
          <w:sz w:val="24"/>
          <w:szCs w:val="24"/>
        </w:rPr>
        <w:t xml:space="preserve">1.1 </w:t>
      </w:r>
      <w:r w:rsidRPr="00EE437F">
        <w:rPr>
          <w:rFonts w:ascii="Times New Roman" w:hAnsi="宋体" w:hint="eastAsia"/>
          <w:kern w:val="2"/>
          <w:sz w:val="24"/>
          <w:szCs w:val="24"/>
        </w:rPr>
        <w:t>编写目的</w:t>
      </w:r>
      <w:bookmarkEnd w:id="4"/>
      <w:bookmarkEnd w:id="5"/>
    </w:p>
    <w:p w:rsidR="00213FDB" w:rsidRPr="00EE437F" w:rsidRDefault="00213FDB" w:rsidP="004F54E1">
      <w:pPr>
        <w:pStyle w:val="3"/>
        <w:spacing w:before="0" w:after="0" w:line="360" w:lineRule="auto"/>
        <w:ind w:firstLineChars="0" w:firstLine="0"/>
        <w:rPr>
          <w:rFonts w:ascii="Times New Roman" w:hAnsi="Times New Roman"/>
          <w:sz w:val="21"/>
          <w:szCs w:val="21"/>
        </w:rPr>
      </w:pPr>
      <w:bookmarkStart w:id="6" w:name="_Toc300402738"/>
      <w:bookmarkStart w:id="7" w:name="_Toc423982825"/>
      <w:bookmarkStart w:id="8" w:name="_Toc424398299"/>
      <w:smartTag w:uri="urn:schemas-microsoft-com:office:smarttags" w:element="chsdate">
        <w:smartTagPr>
          <w:attr w:name="IsROCDate" w:val="False"/>
          <w:attr w:name="IsLunarDate" w:val="False"/>
          <w:attr w:name="Day" w:val="30"/>
          <w:attr w:name="Month" w:val="12"/>
          <w:attr w:name="Year" w:val="1899"/>
        </w:smartTagPr>
        <w:r w:rsidRPr="00EE437F">
          <w:rPr>
            <w:rFonts w:ascii="Times New Roman" w:hAnsi="Times New Roman"/>
            <w:sz w:val="21"/>
            <w:szCs w:val="21"/>
          </w:rPr>
          <w:t>1.1.1</w:t>
        </w:r>
      </w:smartTag>
      <w:r w:rsidRPr="00EE437F">
        <w:rPr>
          <w:rFonts w:ascii="Times New Roman" w:hAnsi="Times New Roman"/>
          <w:sz w:val="21"/>
          <w:szCs w:val="21"/>
        </w:rPr>
        <w:t xml:space="preserve"> </w:t>
      </w:r>
      <w:r w:rsidRPr="00EE437F">
        <w:rPr>
          <w:rFonts w:ascii="Times New Roman" w:hAnsi="宋体" w:hint="eastAsia"/>
          <w:sz w:val="21"/>
          <w:szCs w:val="21"/>
        </w:rPr>
        <w:t>软件名称</w:t>
      </w:r>
      <w:bookmarkEnd w:id="6"/>
      <w:bookmarkEnd w:id="7"/>
      <w:bookmarkEnd w:id="8"/>
    </w:p>
    <w:p w:rsidR="00213FDB" w:rsidRPr="006825AB" w:rsidRDefault="00213FDB" w:rsidP="00C74F02">
      <w:pPr>
        <w:spacing w:line="360" w:lineRule="auto"/>
        <w:ind w:firstLineChars="200" w:firstLine="420"/>
        <w:rPr>
          <w:rFonts w:ascii="Times New Roman" w:hAnsi="Times New Roman"/>
          <w:szCs w:val="21"/>
        </w:rPr>
      </w:pPr>
      <w:r w:rsidRPr="006825AB">
        <w:rPr>
          <w:rFonts w:ascii="Times New Roman" w:hAnsi="Times New Roman" w:hint="eastAsia"/>
          <w:szCs w:val="21"/>
        </w:rPr>
        <w:t>本操作手册所描述软件的名称为</w:t>
      </w:r>
      <w:r>
        <w:rPr>
          <w:rFonts w:ascii="Times New Roman" w:hAnsi="Times New Roman" w:hint="eastAsia"/>
          <w:szCs w:val="21"/>
        </w:rPr>
        <w:t>“</w:t>
      </w:r>
      <w:r w:rsidRPr="006825AB">
        <w:rPr>
          <w:rFonts w:ascii="Times New Roman" w:hAnsi="Times New Roman" w:hint="eastAsia"/>
          <w:szCs w:val="21"/>
        </w:rPr>
        <w:t>轻量级调查问卷系统</w:t>
      </w:r>
      <w:r>
        <w:rPr>
          <w:rFonts w:ascii="Times New Roman" w:hAnsi="Times New Roman" w:hint="eastAsia"/>
          <w:szCs w:val="21"/>
        </w:rPr>
        <w:t>”</w:t>
      </w:r>
      <w:r w:rsidRPr="006825AB">
        <w:rPr>
          <w:rFonts w:ascii="Times New Roman" w:hAnsi="Times New Roman" w:hint="eastAsia"/>
          <w:szCs w:val="21"/>
        </w:rPr>
        <w:t>。</w:t>
      </w:r>
    </w:p>
    <w:p w:rsidR="00213FDB" w:rsidRPr="00EE437F" w:rsidRDefault="00213FDB" w:rsidP="004F54E1">
      <w:pPr>
        <w:pStyle w:val="3"/>
        <w:spacing w:before="0" w:after="0" w:line="360" w:lineRule="auto"/>
        <w:ind w:firstLineChars="0" w:firstLine="0"/>
        <w:rPr>
          <w:rFonts w:ascii="Times New Roman" w:hAnsi="Times New Roman"/>
          <w:sz w:val="21"/>
          <w:szCs w:val="21"/>
        </w:rPr>
      </w:pPr>
      <w:bookmarkStart w:id="9" w:name="_Toc300402739"/>
      <w:bookmarkStart w:id="10" w:name="_Toc423982826"/>
      <w:bookmarkStart w:id="11" w:name="_Toc424398300"/>
      <w:smartTag w:uri="urn:schemas-microsoft-com:office:smarttags" w:element="chsdate">
        <w:smartTagPr>
          <w:attr w:name="IsROCDate" w:val="False"/>
          <w:attr w:name="IsLunarDate" w:val="False"/>
          <w:attr w:name="Day" w:val="30"/>
          <w:attr w:name="Month" w:val="12"/>
          <w:attr w:name="Year" w:val="1899"/>
        </w:smartTagPr>
        <w:r w:rsidRPr="00EE437F">
          <w:rPr>
            <w:rFonts w:ascii="Times New Roman" w:hAnsi="Times New Roman"/>
            <w:sz w:val="21"/>
            <w:szCs w:val="21"/>
          </w:rPr>
          <w:t>1.1.2</w:t>
        </w:r>
      </w:smartTag>
      <w:r w:rsidRPr="00EE437F">
        <w:rPr>
          <w:rFonts w:ascii="Times New Roman" w:hAnsi="Times New Roman"/>
          <w:sz w:val="21"/>
          <w:szCs w:val="21"/>
        </w:rPr>
        <w:t xml:space="preserve"> </w:t>
      </w:r>
      <w:r w:rsidRPr="00EE437F">
        <w:rPr>
          <w:rFonts w:ascii="Times New Roman" w:hAnsi="宋体" w:hint="eastAsia"/>
          <w:sz w:val="21"/>
          <w:szCs w:val="21"/>
        </w:rPr>
        <w:t>开发者和用户</w:t>
      </w:r>
      <w:bookmarkEnd w:id="9"/>
      <w:bookmarkEnd w:id="10"/>
      <w:bookmarkEnd w:id="11"/>
    </w:p>
    <w:p w:rsidR="00213FDB" w:rsidRPr="00EE437F" w:rsidRDefault="00213FDB" w:rsidP="00C74F02">
      <w:pPr>
        <w:spacing w:line="360" w:lineRule="auto"/>
        <w:ind w:firstLineChars="200" w:firstLine="420"/>
        <w:rPr>
          <w:rFonts w:ascii="Times New Roman" w:hAnsi="Times New Roman"/>
          <w:szCs w:val="21"/>
        </w:rPr>
      </w:pPr>
      <w:del w:id="12" w:author="胡新磊" w:date="2018-06-02T23:43:00Z">
        <w:r w:rsidRPr="00EE437F" w:rsidDel="00A31F86">
          <w:rPr>
            <w:rFonts w:ascii="Times New Roman" w:hAnsi="宋体" w:hint="eastAsia"/>
            <w:szCs w:val="21"/>
          </w:rPr>
          <w:delText>本软件系统的开发人员有：胡新磊，张玉荣</w:delText>
        </w:r>
        <w:bookmarkStart w:id="13" w:name="_GoBack"/>
        <w:bookmarkEnd w:id="13"/>
        <w:r w:rsidRPr="00EE437F" w:rsidDel="00D63A58">
          <w:rPr>
            <w:rFonts w:ascii="Times New Roman" w:hAnsi="宋体" w:hint="eastAsia"/>
            <w:szCs w:val="21"/>
          </w:rPr>
          <w:delText>。</w:delText>
        </w:r>
      </w:del>
      <w:r w:rsidRPr="00EE437F">
        <w:rPr>
          <w:rFonts w:ascii="Times New Roman" w:hAnsi="宋体" w:hint="eastAsia"/>
          <w:szCs w:val="21"/>
        </w:rPr>
        <w:t>目标用户为欲使用本系统进行调查问卷发布分析的研究单位、中小型企业或个人。</w:t>
      </w:r>
    </w:p>
    <w:p w:rsidR="00213FDB" w:rsidRPr="00EE437F" w:rsidRDefault="00213FDB" w:rsidP="00CC2E7A">
      <w:pPr>
        <w:pStyle w:val="2"/>
        <w:widowControl w:val="0"/>
        <w:spacing w:before="160" w:after="160" w:line="360" w:lineRule="auto"/>
        <w:ind w:firstLineChars="0" w:firstLine="0"/>
        <w:jc w:val="both"/>
        <w:rPr>
          <w:rFonts w:ascii="Times New Roman" w:hAnsi="Times New Roman"/>
          <w:kern w:val="2"/>
          <w:sz w:val="24"/>
          <w:szCs w:val="24"/>
        </w:rPr>
      </w:pPr>
      <w:bookmarkStart w:id="14" w:name="_Toc300402740"/>
      <w:bookmarkStart w:id="15" w:name="_Toc423982827"/>
      <w:bookmarkStart w:id="16" w:name="_Toc424398301"/>
      <w:r w:rsidRPr="00EE437F">
        <w:rPr>
          <w:rFonts w:ascii="Times New Roman" w:hAnsi="Times New Roman"/>
          <w:kern w:val="2"/>
          <w:sz w:val="24"/>
          <w:szCs w:val="24"/>
        </w:rPr>
        <w:t xml:space="preserve">1.2 </w:t>
      </w:r>
      <w:r w:rsidRPr="00EE437F">
        <w:rPr>
          <w:rFonts w:ascii="Times New Roman" w:hAnsi="宋体" w:hint="eastAsia"/>
          <w:kern w:val="2"/>
          <w:sz w:val="24"/>
          <w:szCs w:val="24"/>
        </w:rPr>
        <w:t>术语解释</w:t>
      </w:r>
      <w:bookmarkEnd w:id="14"/>
      <w:bookmarkEnd w:id="15"/>
      <w:bookmarkEnd w:id="16"/>
    </w:p>
    <w:p w:rsidR="00213FDB" w:rsidRPr="00C74F02" w:rsidRDefault="00213FDB" w:rsidP="00C74F02">
      <w:pPr>
        <w:spacing w:line="360" w:lineRule="auto"/>
        <w:ind w:firstLineChars="200" w:firstLine="420"/>
        <w:rPr>
          <w:rFonts w:ascii="Times New Roman" w:hAnsi="Times New Roman"/>
          <w:szCs w:val="21"/>
          <w:shd w:val="clear" w:color="auto" w:fill="FFFFFF"/>
        </w:rPr>
      </w:pPr>
      <w:r w:rsidRPr="00C74F02">
        <w:rPr>
          <w:rFonts w:ascii="Times New Roman" w:hAnsi="Times New Roman" w:hint="eastAsia"/>
          <w:szCs w:val="21"/>
          <w:shd w:val="clear" w:color="auto" w:fill="FFFFFF"/>
        </w:rPr>
        <w:t>问卷调查系统是一款功能强大的辅助调查工具，可帮助实现客户满意度调查、产品类别调查、访客来源调查以及客户回访等，其它各种类型的调查均可自定义设置。</w:t>
      </w:r>
    </w:p>
    <w:p w:rsidR="00213FDB" w:rsidRPr="00C74F02" w:rsidRDefault="00213FDB" w:rsidP="00C74F02">
      <w:pPr>
        <w:spacing w:line="360" w:lineRule="auto"/>
        <w:ind w:firstLineChars="200" w:firstLine="420"/>
        <w:rPr>
          <w:rFonts w:ascii="Times New Roman" w:hAnsi="Times New Roman"/>
          <w:szCs w:val="21"/>
        </w:rPr>
      </w:pPr>
      <w:r w:rsidRPr="00C74F02">
        <w:rPr>
          <w:rFonts w:ascii="Times New Roman" w:hAnsi="Times New Roman" w:hint="eastAsia"/>
          <w:szCs w:val="21"/>
        </w:rPr>
        <w:t>轻量级调查问卷系统主要是相对于当前网络上功能繁琐冗余的在线调查问卷系统提出的，是指系统只关注调查问卷的编辑、发布和统计本身，对于其他辅助功能关注较少。系统的主要目的是帮助研究单位、中小企业或个人快速搭建适合自己的问卷调查系统，而不是将问卷调查的数据发布到在线的调查问卷平台上，这样可以很好保护企业单位和个人信息资源的安全。</w:t>
      </w:r>
    </w:p>
    <w:p w:rsidR="00213FDB" w:rsidRPr="00C74F02" w:rsidRDefault="00213FDB" w:rsidP="00C74F02">
      <w:pPr>
        <w:spacing w:line="360" w:lineRule="auto"/>
        <w:ind w:firstLineChars="200" w:firstLine="420"/>
        <w:rPr>
          <w:rFonts w:ascii="Times New Roman" w:hAnsi="Times New Roman"/>
          <w:szCs w:val="21"/>
        </w:rPr>
      </w:pPr>
      <w:r w:rsidRPr="00C74F02">
        <w:rPr>
          <w:rFonts w:ascii="Times New Roman" w:hAnsi="Times New Roman" w:hint="eastAsia"/>
          <w:szCs w:val="21"/>
        </w:rPr>
        <w:t>调查问卷编辑是本系统的一个核心模块，可快速实现调查问卷的编辑和修改。该模块使用</w:t>
      </w:r>
      <w:r w:rsidRPr="00C74F02">
        <w:rPr>
          <w:rFonts w:ascii="Times New Roman" w:hAnsi="Times New Roman"/>
          <w:szCs w:val="21"/>
        </w:rPr>
        <w:t>JavaScript</w:t>
      </w:r>
      <w:r w:rsidRPr="00C74F02">
        <w:rPr>
          <w:rFonts w:ascii="Times New Roman" w:hAnsi="Times New Roman" w:hint="eastAsia"/>
          <w:szCs w:val="21"/>
        </w:rPr>
        <w:t>语言实现，前台与后台数据的传递通过</w:t>
      </w:r>
      <w:proofErr w:type="spellStart"/>
      <w:r w:rsidRPr="00C74F02">
        <w:rPr>
          <w:rFonts w:ascii="Times New Roman" w:hAnsi="Times New Roman"/>
          <w:szCs w:val="21"/>
        </w:rPr>
        <w:t>Json</w:t>
      </w:r>
      <w:proofErr w:type="spellEnd"/>
      <w:r w:rsidRPr="00C74F02">
        <w:rPr>
          <w:rFonts w:ascii="Times New Roman" w:hAnsi="Times New Roman" w:hint="eastAsia"/>
          <w:szCs w:val="21"/>
        </w:rPr>
        <w:t>格式实现，因此系统具有良好的可移植性。</w:t>
      </w:r>
    </w:p>
    <w:p w:rsidR="00213FDB" w:rsidRPr="00C74F02" w:rsidRDefault="00213FDB" w:rsidP="00C74F02">
      <w:pPr>
        <w:spacing w:line="360" w:lineRule="auto"/>
        <w:ind w:firstLineChars="200" w:firstLine="420"/>
        <w:rPr>
          <w:rFonts w:ascii="Times New Roman" w:hAnsi="Times New Roman"/>
          <w:szCs w:val="21"/>
        </w:rPr>
      </w:pPr>
      <w:r w:rsidRPr="00C74F02">
        <w:rPr>
          <w:rFonts w:ascii="Times New Roman" w:hAnsi="Times New Roman" w:hint="eastAsia"/>
          <w:szCs w:val="21"/>
        </w:rPr>
        <w:t>调查问卷统计分析是本系统的另一个核心模块。当调查问卷被单位企业或者个人发布到网络一段时间后，可通过本模块对访问者的反馈信息进行统计分析，并以图表的方式展现出来，便于发布者进行决策。</w:t>
      </w:r>
    </w:p>
    <w:p w:rsidR="00213FDB" w:rsidRPr="00EE437F" w:rsidRDefault="00213FDB" w:rsidP="00CC2E7A">
      <w:pPr>
        <w:pStyle w:val="2"/>
        <w:widowControl w:val="0"/>
        <w:spacing w:before="160" w:after="160" w:line="360" w:lineRule="auto"/>
        <w:ind w:firstLineChars="0" w:firstLine="0"/>
        <w:jc w:val="both"/>
        <w:rPr>
          <w:rFonts w:ascii="Times New Roman" w:hAnsi="Times New Roman"/>
          <w:kern w:val="2"/>
          <w:sz w:val="24"/>
          <w:szCs w:val="24"/>
        </w:rPr>
      </w:pPr>
      <w:bookmarkStart w:id="17" w:name="_Toc300402741"/>
      <w:bookmarkStart w:id="18" w:name="_Toc423982828"/>
      <w:bookmarkStart w:id="19" w:name="_Toc424398302"/>
      <w:r w:rsidRPr="00EE437F">
        <w:rPr>
          <w:rFonts w:ascii="Times New Roman" w:hAnsi="Times New Roman"/>
          <w:kern w:val="2"/>
          <w:sz w:val="24"/>
          <w:szCs w:val="24"/>
        </w:rPr>
        <w:t xml:space="preserve">1.3 </w:t>
      </w:r>
      <w:r w:rsidRPr="00EE437F">
        <w:rPr>
          <w:rFonts w:ascii="Times New Roman" w:hAnsi="宋体" w:hint="eastAsia"/>
          <w:kern w:val="2"/>
          <w:sz w:val="24"/>
          <w:szCs w:val="24"/>
        </w:rPr>
        <w:t>参考资料</w:t>
      </w:r>
      <w:bookmarkEnd w:id="17"/>
      <w:bookmarkEnd w:id="18"/>
      <w:bookmarkEnd w:id="19"/>
    </w:p>
    <w:p w:rsidR="00213FDB" w:rsidRPr="00C74F02" w:rsidRDefault="00213FDB" w:rsidP="00C74F02">
      <w:pPr>
        <w:spacing w:line="360" w:lineRule="auto"/>
        <w:ind w:leftChars="67" w:left="141"/>
        <w:rPr>
          <w:rFonts w:ascii="Times New Roman" w:hAnsi="Times New Roman"/>
          <w:szCs w:val="21"/>
        </w:rPr>
      </w:pPr>
      <w:bookmarkStart w:id="20" w:name="_Toc300402745"/>
      <w:r w:rsidRPr="00C74F02">
        <w:rPr>
          <w:rFonts w:ascii="Times New Roman" w:hAnsi="Times New Roman"/>
          <w:szCs w:val="21"/>
        </w:rPr>
        <w:t xml:space="preserve">[1] </w:t>
      </w:r>
      <w:r w:rsidRPr="00C74F02">
        <w:rPr>
          <w:rFonts w:ascii="Times New Roman" w:hAnsi="Times New Roman" w:hint="eastAsia"/>
          <w:szCs w:val="21"/>
        </w:rPr>
        <w:t>布雷登</w:t>
      </w:r>
      <w:proofErr w:type="gramStart"/>
      <w:r w:rsidRPr="00C74F02">
        <w:rPr>
          <w:rFonts w:ascii="Times New Roman" w:hAnsi="Times New Roman" w:hint="eastAsia"/>
          <w:szCs w:val="21"/>
        </w:rPr>
        <w:t>鲍</w:t>
      </w:r>
      <w:proofErr w:type="gramEnd"/>
      <w:r w:rsidRPr="00C74F02">
        <w:rPr>
          <w:rFonts w:ascii="Times New Roman" w:hAnsi="Times New Roman"/>
          <w:szCs w:val="21"/>
        </w:rPr>
        <w:t>. JavaScript</w:t>
      </w:r>
      <w:r w:rsidRPr="00C74F02">
        <w:rPr>
          <w:rFonts w:ascii="Times New Roman" w:hAnsi="Times New Roman" w:hint="eastAsia"/>
          <w:szCs w:val="21"/>
        </w:rPr>
        <w:t>应用程序经典实例</w:t>
      </w:r>
      <w:r w:rsidRPr="00C74F02">
        <w:rPr>
          <w:rFonts w:ascii="Times New Roman" w:hAnsi="Times New Roman"/>
          <w:szCs w:val="21"/>
        </w:rPr>
        <w:t xml:space="preserve">[M]. </w:t>
      </w:r>
      <w:r w:rsidRPr="00C74F02">
        <w:rPr>
          <w:rFonts w:ascii="Times New Roman" w:hAnsi="Times New Roman" w:hint="eastAsia"/>
          <w:szCs w:val="21"/>
        </w:rPr>
        <w:t>中国电力出版社</w:t>
      </w:r>
      <w:r w:rsidRPr="00C74F02">
        <w:rPr>
          <w:rFonts w:ascii="Times New Roman" w:hAnsi="Times New Roman"/>
          <w:szCs w:val="21"/>
        </w:rPr>
        <w:t>, 2001.</w:t>
      </w:r>
    </w:p>
    <w:p w:rsidR="00213FDB" w:rsidRPr="00C74F02" w:rsidRDefault="00213FDB" w:rsidP="00C74F02">
      <w:pPr>
        <w:spacing w:line="360" w:lineRule="auto"/>
        <w:ind w:leftChars="67" w:left="141"/>
        <w:rPr>
          <w:rFonts w:ascii="Times New Roman" w:hAnsi="Times New Roman"/>
          <w:szCs w:val="21"/>
        </w:rPr>
      </w:pPr>
      <w:r w:rsidRPr="00C74F02">
        <w:rPr>
          <w:rFonts w:ascii="Times New Roman" w:hAnsi="Times New Roman"/>
          <w:szCs w:val="21"/>
        </w:rPr>
        <w:t xml:space="preserve">[2] </w:t>
      </w:r>
      <w:r w:rsidRPr="00C74F02">
        <w:rPr>
          <w:rFonts w:ascii="Times New Roman" w:hAnsi="Times New Roman" w:hint="eastAsia"/>
          <w:szCs w:val="21"/>
        </w:rPr>
        <w:t>德罗兹代克</w:t>
      </w:r>
      <w:r w:rsidRPr="00C74F02">
        <w:rPr>
          <w:rFonts w:ascii="Times New Roman" w:hAnsi="Times New Roman"/>
          <w:szCs w:val="21"/>
        </w:rPr>
        <w:t xml:space="preserve">. </w:t>
      </w:r>
      <w:r w:rsidRPr="00C74F02">
        <w:rPr>
          <w:rFonts w:ascii="Times New Roman" w:hAnsi="Times New Roman" w:hint="eastAsia"/>
          <w:szCs w:val="21"/>
        </w:rPr>
        <w:t>数据结构与算法</w:t>
      </w:r>
      <w:r w:rsidRPr="00C74F02">
        <w:rPr>
          <w:rFonts w:ascii="Times New Roman" w:hAnsi="Times New Roman"/>
          <w:szCs w:val="21"/>
        </w:rPr>
        <w:t xml:space="preserve">[M]. </w:t>
      </w:r>
      <w:r w:rsidRPr="00C74F02">
        <w:rPr>
          <w:rFonts w:ascii="Times New Roman" w:hAnsi="Times New Roman" w:hint="eastAsia"/>
          <w:szCs w:val="21"/>
        </w:rPr>
        <w:t>机械工业出版社</w:t>
      </w:r>
      <w:r w:rsidRPr="00C74F02">
        <w:rPr>
          <w:rFonts w:ascii="Times New Roman" w:hAnsi="Times New Roman"/>
          <w:szCs w:val="21"/>
        </w:rPr>
        <w:t>, 2006.</w:t>
      </w:r>
    </w:p>
    <w:p w:rsidR="00213FDB" w:rsidRPr="00C74F02" w:rsidRDefault="00213FDB" w:rsidP="00C74F02">
      <w:pPr>
        <w:spacing w:line="360" w:lineRule="auto"/>
        <w:ind w:leftChars="67" w:left="141"/>
        <w:rPr>
          <w:rFonts w:ascii="Times New Roman" w:hAnsi="Times New Roman"/>
          <w:szCs w:val="21"/>
        </w:rPr>
      </w:pPr>
      <w:r w:rsidRPr="00C74F02">
        <w:rPr>
          <w:rFonts w:ascii="Times New Roman" w:hAnsi="Times New Roman"/>
          <w:szCs w:val="21"/>
        </w:rPr>
        <w:t xml:space="preserve">[3] </w:t>
      </w:r>
      <w:r w:rsidRPr="00C74F02">
        <w:rPr>
          <w:rFonts w:ascii="Times New Roman" w:hAnsi="Times New Roman" w:hint="eastAsia"/>
          <w:szCs w:val="21"/>
        </w:rPr>
        <w:t>巴拉德</w:t>
      </w:r>
      <w:r w:rsidRPr="00C74F02">
        <w:rPr>
          <w:rFonts w:ascii="Times New Roman" w:hAnsi="Times New Roman"/>
          <w:szCs w:val="21"/>
        </w:rPr>
        <w:t>. JavaScript</w:t>
      </w:r>
      <w:r w:rsidRPr="00C74F02">
        <w:rPr>
          <w:rFonts w:ascii="Times New Roman" w:hAnsi="Times New Roman" w:hint="eastAsia"/>
          <w:szCs w:val="21"/>
        </w:rPr>
        <w:t>入门经典</w:t>
      </w:r>
      <w:r w:rsidRPr="00C74F02">
        <w:rPr>
          <w:rFonts w:ascii="Times New Roman" w:hAnsi="Times New Roman"/>
          <w:szCs w:val="21"/>
        </w:rPr>
        <w:t xml:space="preserve">[M]. </w:t>
      </w:r>
      <w:r w:rsidRPr="00C74F02">
        <w:rPr>
          <w:rFonts w:ascii="Times New Roman" w:hAnsi="Times New Roman" w:hint="eastAsia"/>
          <w:szCs w:val="21"/>
        </w:rPr>
        <w:t>人民邮电出版社</w:t>
      </w:r>
      <w:r w:rsidRPr="00C74F02">
        <w:rPr>
          <w:rFonts w:ascii="Times New Roman" w:hAnsi="Times New Roman"/>
          <w:szCs w:val="21"/>
        </w:rPr>
        <w:t>, 2013.</w:t>
      </w:r>
    </w:p>
    <w:p w:rsidR="00213FDB" w:rsidRPr="00C74F02" w:rsidRDefault="00213FDB" w:rsidP="00C74F02">
      <w:pPr>
        <w:spacing w:line="360" w:lineRule="auto"/>
        <w:ind w:leftChars="67" w:left="141"/>
        <w:rPr>
          <w:rFonts w:ascii="Times New Roman" w:hAnsi="Times New Roman"/>
          <w:szCs w:val="21"/>
        </w:rPr>
      </w:pPr>
      <w:r w:rsidRPr="00C74F02">
        <w:rPr>
          <w:rFonts w:ascii="Times New Roman" w:hAnsi="Times New Roman"/>
          <w:szCs w:val="21"/>
        </w:rPr>
        <w:t xml:space="preserve">[4] </w:t>
      </w:r>
      <w:r w:rsidRPr="00C74F02">
        <w:rPr>
          <w:rFonts w:ascii="Times New Roman" w:hAnsi="Times New Roman" w:hint="eastAsia"/>
          <w:szCs w:val="21"/>
        </w:rPr>
        <w:t>约克</w:t>
      </w:r>
      <w:r w:rsidRPr="00C74F02">
        <w:rPr>
          <w:rFonts w:ascii="Times New Roman" w:hAnsi="Times New Roman"/>
          <w:szCs w:val="21"/>
        </w:rPr>
        <w:t>. jQuery JavaScript</w:t>
      </w:r>
      <w:r w:rsidRPr="00C74F02">
        <w:rPr>
          <w:rFonts w:ascii="Times New Roman" w:hAnsi="Times New Roman" w:hint="eastAsia"/>
          <w:szCs w:val="21"/>
        </w:rPr>
        <w:t>与</w:t>
      </w:r>
      <w:r w:rsidRPr="00C74F02">
        <w:rPr>
          <w:rFonts w:ascii="Times New Roman" w:hAnsi="Times New Roman"/>
          <w:szCs w:val="21"/>
        </w:rPr>
        <w:t>CSS</w:t>
      </w:r>
      <w:r w:rsidRPr="00C74F02">
        <w:rPr>
          <w:rFonts w:ascii="Times New Roman" w:hAnsi="Times New Roman" w:hint="eastAsia"/>
          <w:szCs w:val="21"/>
        </w:rPr>
        <w:t>开发入门经典</w:t>
      </w:r>
      <w:r w:rsidRPr="00C74F02">
        <w:rPr>
          <w:rFonts w:ascii="Times New Roman" w:hAnsi="Times New Roman"/>
          <w:szCs w:val="21"/>
        </w:rPr>
        <w:t xml:space="preserve">[M]. </w:t>
      </w:r>
      <w:r w:rsidRPr="00C74F02">
        <w:rPr>
          <w:rFonts w:ascii="Times New Roman" w:hAnsi="Times New Roman" w:hint="eastAsia"/>
          <w:szCs w:val="21"/>
        </w:rPr>
        <w:t>清华大学出版社</w:t>
      </w:r>
      <w:r w:rsidRPr="00C74F02">
        <w:rPr>
          <w:rFonts w:ascii="Times New Roman" w:hAnsi="Times New Roman"/>
          <w:szCs w:val="21"/>
        </w:rPr>
        <w:t>, 2010.</w:t>
      </w:r>
    </w:p>
    <w:p w:rsidR="00213FDB" w:rsidRPr="00C74F02" w:rsidRDefault="00213FDB" w:rsidP="00C74F02">
      <w:pPr>
        <w:spacing w:line="360" w:lineRule="auto"/>
        <w:ind w:leftChars="67" w:left="141"/>
        <w:rPr>
          <w:rFonts w:ascii="Times New Roman" w:hAnsi="Times New Roman"/>
          <w:szCs w:val="21"/>
        </w:rPr>
      </w:pPr>
      <w:r w:rsidRPr="00C74F02">
        <w:rPr>
          <w:rFonts w:ascii="Times New Roman" w:hAnsi="Times New Roman"/>
          <w:szCs w:val="21"/>
        </w:rPr>
        <w:t xml:space="preserve">[5] </w:t>
      </w:r>
      <w:r w:rsidRPr="00C74F02">
        <w:rPr>
          <w:rFonts w:ascii="Times New Roman" w:hAnsi="Times New Roman" w:hint="eastAsia"/>
          <w:szCs w:val="21"/>
        </w:rPr>
        <w:t>李兴华</w:t>
      </w:r>
      <w:r w:rsidRPr="00C74F02">
        <w:rPr>
          <w:rFonts w:ascii="Times New Roman" w:hAnsi="Times New Roman"/>
          <w:szCs w:val="21"/>
        </w:rPr>
        <w:t>. Java Web</w:t>
      </w:r>
      <w:r w:rsidRPr="00C74F02">
        <w:rPr>
          <w:rFonts w:ascii="Times New Roman" w:hAnsi="Times New Roman" w:hint="eastAsia"/>
          <w:szCs w:val="21"/>
        </w:rPr>
        <w:t>开发实战经典</w:t>
      </w:r>
      <w:r w:rsidRPr="00C74F02">
        <w:rPr>
          <w:rFonts w:ascii="Times New Roman" w:hAnsi="Times New Roman"/>
          <w:szCs w:val="21"/>
        </w:rPr>
        <w:t xml:space="preserve">[M]. </w:t>
      </w:r>
      <w:r w:rsidRPr="00C74F02">
        <w:rPr>
          <w:rFonts w:ascii="Times New Roman" w:hAnsi="Times New Roman" w:hint="eastAsia"/>
          <w:szCs w:val="21"/>
        </w:rPr>
        <w:t>清华大学出版社</w:t>
      </w:r>
      <w:r w:rsidRPr="00C74F02">
        <w:rPr>
          <w:rFonts w:ascii="Times New Roman" w:hAnsi="Times New Roman"/>
          <w:szCs w:val="21"/>
        </w:rPr>
        <w:t xml:space="preserve">, 2010. </w:t>
      </w:r>
    </w:p>
    <w:p w:rsidR="00213FDB" w:rsidRPr="00C74F02" w:rsidRDefault="00213FDB" w:rsidP="00C74F02">
      <w:pPr>
        <w:spacing w:line="360" w:lineRule="auto"/>
        <w:ind w:leftChars="67" w:left="141"/>
        <w:rPr>
          <w:rFonts w:ascii="Times New Roman" w:hAnsi="Times New Roman"/>
          <w:szCs w:val="21"/>
        </w:rPr>
      </w:pPr>
      <w:r w:rsidRPr="00C74F02">
        <w:rPr>
          <w:rFonts w:ascii="Times New Roman" w:hAnsi="Times New Roman"/>
          <w:szCs w:val="21"/>
        </w:rPr>
        <w:lastRenderedPageBreak/>
        <w:t xml:space="preserve">[6] </w:t>
      </w:r>
      <w:r w:rsidRPr="00C74F02">
        <w:rPr>
          <w:rFonts w:ascii="Times New Roman" w:hAnsi="Times New Roman" w:hint="eastAsia"/>
          <w:szCs w:val="21"/>
        </w:rPr>
        <w:t>李刚</w:t>
      </w:r>
      <w:r w:rsidRPr="00C74F02">
        <w:rPr>
          <w:rFonts w:ascii="Times New Roman" w:hAnsi="Times New Roman"/>
          <w:szCs w:val="21"/>
        </w:rPr>
        <w:t xml:space="preserve">. </w:t>
      </w:r>
      <w:r w:rsidRPr="00C74F02">
        <w:rPr>
          <w:rFonts w:ascii="Times New Roman" w:hAnsi="Times New Roman" w:hint="eastAsia"/>
          <w:szCs w:val="21"/>
        </w:rPr>
        <w:t>经典</w:t>
      </w:r>
      <w:r w:rsidRPr="00C74F02">
        <w:rPr>
          <w:rFonts w:ascii="Times New Roman" w:hAnsi="Times New Roman"/>
          <w:szCs w:val="21"/>
        </w:rPr>
        <w:t>Java</w:t>
      </w:r>
      <w:r w:rsidRPr="00C74F02">
        <w:rPr>
          <w:rFonts w:ascii="Times New Roman" w:hAnsi="Times New Roman" w:hint="eastAsia"/>
          <w:szCs w:val="21"/>
        </w:rPr>
        <w:t>企业应用实战</w:t>
      </w:r>
      <w:r w:rsidRPr="00C74F02">
        <w:rPr>
          <w:rFonts w:ascii="Times New Roman" w:hAnsi="Times New Roman"/>
          <w:szCs w:val="21"/>
        </w:rPr>
        <w:t xml:space="preserve">[M]. </w:t>
      </w:r>
      <w:r w:rsidRPr="00C74F02">
        <w:rPr>
          <w:rFonts w:ascii="Times New Roman" w:hAnsi="Times New Roman" w:hint="eastAsia"/>
          <w:szCs w:val="21"/>
        </w:rPr>
        <w:t>电子工业出版社</w:t>
      </w:r>
      <w:r w:rsidRPr="00C74F02">
        <w:rPr>
          <w:rFonts w:ascii="Times New Roman" w:hAnsi="Times New Roman"/>
          <w:szCs w:val="21"/>
        </w:rPr>
        <w:t>, 2010.</w:t>
      </w:r>
    </w:p>
    <w:p w:rsidR="00213FDB" w:rsidRPr="00C74F02" w:rsidRDefault="00213FDB" w:rsidP="00C74F02">
      <w:pPr>
        <w:spacing w:line="360" w:lineRule="auto"/>
        <w:ind w:leftChars="67" w:left="141"/>
        <w:rPr>
          <w:rFonts w:ascii="Times New Roman" w:hAnsi="Times New Roman"/>
          <w:szCs w:val="21"/>
        </w:rPr>
      </w:pPr>
      <w:r w:rsidRPr="00C74F02">
        <w:rPr>
          <w:rFonts w:ascii="Times New Roman" w:hAnsi="Times New Roman"/>
          <w:szCs w:val="21"/>
        </w:rPr>
        <w:t xml:space="preserve">[7] </w:t>
      </w:r>
      <w:r w:rsidRPr="00C74F02">
        <w:rPr>
          <w:rFonts w:ascii="Times New Roman" w:hAnsi="Times New Roman" w:hint="eastAsia"/>
          <w:szCs w:val="21"/>
        </w:rPr>
        <w:t>孙卫琴</w:t>
      </w:r>
      <w:r w:rsidRPr="00C74F02">
        <w:rPr>
          <w:rFonts w:ascii="Times New Roman" w:hAnsi="Times New Roman"/>
          <w:szCs w:val="21"/>
        </w:rPr>
        <w:t>. Tomcat</w:t>
      </w:r>
      <w:r w:rsidRPr="00C74F02">
        <w:rPr>
          <w:rFonts w:ascii="Times New Roman" w:hAnsi="Times New Roman" w:hint="eastAsia"/>
          <w:szCs w:val="21"/>
        </w:rPr>
        <w:t>与</w:t>
      </w:r>
      <w:r w:rsidRPr="00C74F02">
        <w:rPr>
          <w:rFonts w:ascii="Times New Roman" w:hAnsi="Times New Roman"/>
          <w:szCs w:val="21"/>
        </w:rPr>
        <w:t>Java Web</w:t>
      </w:r>
      <w:r w:rsidRPr="00C74F02">
        <w:rPr>
          <w:rFonts w:ascii="Times New Roman" w:hAnsi="Times New Roman" w:hint="eastAsia"/>
          <w:szCs w:val="21"/>
        </w:rPr>
        <w:t>开发技术详解</w:t>
      </w:r>
      <w:r w:rsidRPr="00C74F02">
        <w:rPr>
          <w:rFonts w:ascii="Times New Roman" w:hAnsi="Times New Roman"/>
          <w:szCs w:val="21"/>
        </w:rPr>
        <w:t xml:space="preserve">[M]. </w:t>
      </w:r>
      <w:r w:rsidRPr="00C74F02">
        <w:rPr>
          <w:rFonts w:ascii="Times New Roman" w:hAnsi="Times New Roman" w:hint="eastAsia"/>
          <w:szCs w:val="21"/>
        </w:rPr>
        <w:t>电子工业出版社</w:t>
      </w:r>
      <w:r w:rsidRPr="00C74F02">
        <w:rPr>
          <w:rFonts w:ascii="Times New Roman" w:hAnsi="Times New Roman"/>
          <w:szCs w:val="21"/>
        </w:rPr>
        <w:t>, 2004.</w:t>
      </w:r>
    </w:p>
    <w:p w:rsidR="00213FDB" w:rsidRPr="00C74F02" w:rsidRDefault="00213FDB" w:rsidP="00C74F02">
      <w:pPr>
        <w:spacing w:line="360" w:lineRule="auto"/>
        <w:ind w:leftChars="67" w:left="141"/>
        <w:rPr>
          <w:rFonts w:ascii="Times New Roman" w:hAnsi="Times New Roman"/>
          <w:szCs w:val="21"/>
        </w:rPr>
      </w:pPr>
      <w:r w:rsidRPr="00C74F02">
        <w:rPr>
          <w:rFonts w:ascii="Times New Roman" w:hAnsi="Times New Roman"/>
          <w:szCs w:val="21"/>
        </w:rPr>
        <w:t xml:space="preserve">[8] </w:t>
      </w:r>
      <w:r w:rsidRPr="00C74F02">
        <w:rPr>
          <w:rFonts w:ascii="Times New Roman" w:hAnsi="Times New Roman" w:hint="eastAsia"/>
          <w:szCs w:val="21"/>
        </w:rPr>
        <w:t>埃克尔</w:t>
      </w:r>
      <w:r w:rsidRPr="00C74F02">
        <w:rPr>
          <w:rFonts w:ascii="Times New Roman" w:hAnsi="Times New Roman"/>
          <w:szCs w:val="21"/>
        </w:rPr>
        <w:t>. Java</w:t>
      </w:r>
      <w:r w:rsidRPr="00C74F02">
        <w:rPr>
          <w:rFonts w:ascii="Times New Roman" w:hAnsi="Times New Roman" w:hint="eastAsia"/>
          <w:szCs w:val="21"/>
        </w:rPr>
        <w:t>编程思想</w:t>
      </w:r>
      <w:r w:rsidRPr="00C74F02">
        <w:rPr>
          <w:rFonts w:ascii="Times New Roman" w:hAnsi="Times New Roman"/>
          <w:szCs w:val="21"/>
        </w:rPr>
        <w:t xml:space="preserve">[M]. </w:t>
      </w:r>
      <w:r w:rsidRPr="00C74F02">
        <w:rPr>
          <w:rFonts w:ascii="Times New Roman" w:hAnsi="Times New Roman" w:hint="eastAsia"/>
          <w:szCs w:val="21"/>
        </w:rPr>
        <w:t>机械工业出版社</w:t>
      </w:r>
      <w:r w:rsidRPr="00C74F02">
        <w:rPr>
          <w:rFonts w:ascii="Times New Roman" w:hAnsi="Times New Roman"/>
          <w:szCs w:val="21"/>
        </w:rPr>
        <w:t>, 2005.</w:t>
      </w:r>
    </w:p>
    <w:p w:rsidR="00213FDB" w:rsidRPr="00C74F02" w:rsidRDefault="00213FDB" w:rsidP="00C74F02">
      <w:pPr>
        <w:spacing w:line="360" w:lineRule="auto"/>
        <w:ind w:leftChars="67" w:left="141"/>
        <w:rPr>
          <w:rFonts w:ascii="Times New Roman" w:hAnsi="Times New Roman"/>
          <w:szCs w:val="21"/>
        </w:rPr>
      </w:pPr>
      <w:r w:rsidRPr="00C74F02">
        <w:rPr>
          <w:rFonts w:ascii="Times New Roman" w:hAnsi="Times New Roman"/>
          <w:szCs w:val="21"/>
        </w:rPr>
        <w:t xml:space="preserve">[9] </w:t>
      </w:r>
      <w:r w:rsidRPr="00C74F02">
        <w:rPr>
          <w:rFonts w:ascii="Times New Roman" w:hAnsi="Times New Roman" w:hint="eastAsia"/>
          <w:szCs w:val="21"/>
        </w:rPr>
        <w:t>霍斯特曼</w:t>
      </w:r>
      <w:r w:rsidRPr="00C74F02">
        <w:rPr>
          <w:rFonts w:ascii="Times New Roman" w:hAnsi="Times New Roman"/>
          <w:szCs w:val="21"/>
        </w:rPr>
        <w:t>. Java 2</w:t>
      </w:r>
      <w:r w:rsidRPr="00C74F02">
        <w:rPr>
          <w:rFonts w:ascii="Times New Roman" w:hAnsi="Times New Roman" w:hint="eastAsia"/>
          <w:szCs w:val="21"/>
        </w:rPr>
        <w:t>核心技术</w:t>
      </w:r>
      <w:r w:rsidRPr="00C74F02">
        <w:rPr>
          <w:rFonts w:ascii="Times New Roman" w:hAnsi="Times New Roman"/>
          <w:szCs w:val="21"/>
        </w:rPr>
        <w:t xml:space="preserve">[M]. </w:t>
      </w:r>
      <w:r w:rsidRPr="00C74F02">
        <w:rPr>
          <w:rFonts w:ascii="Times New Roman" w:hAnsi="Times New Roman" w:hint="eastAsia"/>
          <w:szCs w:val="21"/>
        </w:rPr>
        <w:t>机械工业出版社</w:t>
      </w:r>
      <w:r w:rsidRPr="00C74F02">
        <w:rPr>
          <w:rFonts w:ascii="Times New Roman" w:hAnsi="Times New Roman"/>
          <w:szCs w:val="21"/>
        </w:rPr>
        <w:t>, 2003.</w:t>
      </w:r>
    </w:p>
    <w:p w:rsidR="00213FDB" w:rsidRPr="00C74F02" w:rsidRDefault="00213FDB" w:rsidP="00C74F02">
      <w:pPr>
        <w:spacing w:line="360" w:lineRule="auto"/>
        <w:ind w:leftChars="67" w:left="141"/>
        <w:rPr>
          <w:rFonts w:ascii="Times New Roman" w:hAnsi="Times New Roman"/>
          <w:szCs w:val="21"/>
        </w:rPr>
      </w:pPr>
      <w:r w:rsidRPr="00C74F02">
        <w:rPr>
          <w:rFonts w:ascii="Times New Roman" w:hAnsi="Times New Roman"/>
          <w:szCs w:val="21"/>
        </w:rPr>
        <w:t xml:space="preserve">[10] </w:t>
      </w:r>
      <w:r w:rsidRPr="00C74F02">
        <w:rPr>
          <w:rFonts w:ascii="Times New Roman" w:hAnsi="Times New Roman" w:hint="eastAsia"/>
          <w:szCs w:val="21"/>
        </w:rPr>
        <w:t>耿祥义</w:t>
      </w:r>
      <w:r w:rsidRPr="00C74F02">
        <w:rPr>
          <w:rFonts w:ascii="Times New Roman" w:hAnsi="Times New Roman"/>
          <w:szCs w:val="21"/>
        </w:rPr>
        <w:t>. Java</w:t>
      </w:r>
      <w:r w:rsidRPr="00C74F02">
        <w:rPr>
          <w:rFonts w:ascii="Times New Roman" w:hAnsi="Times New Roman" w:hint="eastAsia"/>
          <w:szCs w:val="21"/>
        </w:rPr>
        <w:t>大学实用教程</w:t>
      </w:r>
      <w:r w:rsidRPr="00C74F02">
        <w:rPr>
          <w:rFonts w:ascii="Times New Roman" w:hAnsi="Times New Roman"/>
          <w:szCs w:val="21"/>
        </w:rPr>
        <w:t xml:space="preserve">[M]. </w:t>
      </w:r>
      <w:r w:rsidRPr="00C74F02">
        <w:rPr>
          <w:rFonts w:ascii="Times New Roman" w:hAnsi="Times New Roman" w:hint="eastAsia"/>
          <w:szCs w:val="21"/>
        </w:rPr>
        <w:t>电子工业出版社</w:t>
      </w:r>
      <w:r w:rsidRPr="00C74F02">
        <w:rPr>
          <w:rFonts w:ascii="Times New Roman" w:hAnsi="Times New Roman"/>
          <w:szCs w:val="21"/>
        </w:rPr>
        <w:t>, 2005.</w:t>
      </w:r>
    </w:p>
    <w:p w:rsidR="00213FDB" w:rsidRPr="00C74F02" w:rsidRDefault="00213FDB" w:rsidP="00C74F02">
      <w:pPr>
        <w:spacing w:line="360" w:lineRule="auto"/>
        <w:ind w:leftChars="67" w:left="141"/>
        <w:rPr>
          <w:rFonts w:ascii="Times New Roman" w:hAnsi="Times New Roman"/>
          <w:szCs w:val="21"/>
        </w:rPr>
      </w:pPr>
      <w:r w:rsidRPr="00C74F02">
        <w:rPr>
          <w:rFonts w:ascii="Times New Roman" w:hAnsi="Times New Roman"/>
          <w:szCs w:val="21"/>
        </w:rPr>
        <w:t xml:space="preserve">[11] </w:t>
      </w:r>
      <w:r w:rsidRPr="00C74F02">
        <w:rPr>
          <w:rFonts w:ascii="Times New Roman" w:hAnsi="Times New Roman" w:hint="eastAsia"/>
          <w:szCs w:val="21"/>
        </w:rPr>
        <w:t>张晓龙</w:t>
      </w:r>
      <w:r w:rsidRPr="00C74F02">
        <w:rPr>
          <w:rFonts w:ascii="Times New Roman" w:hAnsi="Times New Roman"/>
          <w:szCs w:val="21"/>
        </w:rPr>
        <w:t>. Java</w:t>
      </w:r>
      <w:r w:rsidRPr="00C74F02">
        <w:rPr>
          <w:rFonts w:ascii="Times New Roman" w:hAnsi="Times New Roman" w:hint="eastAsia"/>
          <w:szCs w:val="21"/>
        </w:rPr>
        <w:t>程序设计基础</w:t>
      </w:r>
      <w:r w:rsidRPr="00C74F02">
        <w:rPr>
          <w:rFonts w:ascii="Times New Roman" w:hAnsi="Times New Roman"/>
          <w:szCs w:val="21"/>
        </w:rPr>
        <w:t xml:space="preserve">[M]. </w:t>
      </w:r>
      <w:r w:rsidRPr="00C74F02">
        <w:rPr>
          <w:rFonts w:ascii="Times New Roman" w:hAnsi="Times New Roman" w:hint="eastAsia"/>
          <w:szCs w:val="21"/>
        </w:rPr>
        <w:t>清华大学出版社</w:t>
      </w:r>
      <w:r w:rsidRPr="00C74F02">
        <w:rPr>
          <w:rFonts w:ascii="Times New Roman" w:hAnsi="Times New Roman"/>
          <w:szCs w:val="21"/>
        </w:rPr>
        <w:t>, 2007.</w:t>
      </w:r>
    </w:p>
    <w:p w:rsidR="00213FDB" w:rsidRPr="00C74F02" w:rsidRDefault="00213FDB" w:rsidP="00C74F02">
      <w:pPr>
        <w:spacing w:line="360" w:lineRule="auto"/>
        <w:ind w:leftChars="67" w:left="141"/>
        <w:rPr>
          <w:rFonts w:ascii="Times New Roman" w:hAnsi="Times New Roman"/>
          <w:szCs w:val="21"/>
        </w:rPr>
      </w:pPr>
      <w:r w:rsidRPr="00C74F02">
        <w:rPr>
          <w:rFonts w:ascii="Times New Roman" w:hAnsi="Times New Roman"/>
          <w:szCs w:val="21"/>
        </w:rPr>
        <w:t xml:space="preserve">[12] </w:t>
      </w:r>
      <w:r w:rsidRPr="00C74F02">
        <w:rPr>
          <w:rFonts w:ascii="Times New Roman" w:hAnsi="Times New Roman" w:hint="eastAsia"/>
          <w:szCs w:val="21"/>
        </w:rPr>
        <w:t>张海藩</w:t>
      </w:r>
      <w:r w:rsidRPr="00C74F02">
        <w:rPr>
          <w:rFonts w:ascii="Times New Roman" w:hAnsi="Times New Roman"/>
          <w:szCs w:val="21"/>
        </w:rPr>
        <w:t xml:space="preserve">. </w:t>
      </w:r>
      <w:r w:rsidRPr="00C74F02">
        <w:rPr>
          <w:rFonts w:ascii="Times New Roman" w:hAnsi="Times New Roman" w:hint="eastAsia"/>
          <w:szCs w:val="21"/>
        </w:rPr>
        <w:t>软件工程导论</w:t>
      </w:r>
      <w:r w:rsidRPr="00C74F02">
        <w:rPr>
          <w:rFonts w:ascii="Times New Roman" w:hAnsi="Times New Roman"/>
          <w:szCs w:val="21"/>
        </w:rPr>
        <w:t xml:space="preserve">[M]. </w:t>
      </w:r>
      <w:r w:rsidRPr="00C74F02">
        <w:rPr>
          <w:rFonts w:ascii="Times New Roman" w:hAnsi="Times New Roman" w:hint="eastAsia"/>
          <w:szCs w:val="21"/>
        </w:rPr>
        <w:t>北京</w:t>
      </w:r>
      <w:r w:rsidRPr="00C74F02">
        <w:rPr>
          <w:rFonts w:ascii="Times New Roman" w:hAnsi="Times New Roman"/>
          <w:szCs w:val="21"/>
        </w:rPr>
        <w:t>:</w:t>
      </w:r>
      <w:r w:rsidRPr="00C74F02">
        <w:rPr>
          <w:rFonts w:ascii="Times New Roman" w:hAnsi="Times New Roman" w:hint="eastAsia"/>
          <w:szCs w:val="21"/>
        </w:rPr>
        <w:t>清华大学出版社</w:t>
      </w:r>
      <w:r w:rsidRPr="00C74F02">
        <w:rPr>
          <w:rFonts w:ascii="Times New Roman" w:hAnsi="Times New Roman"/>
          <w:szCs w:val="21"/>
        </w:rPr>
        <w:t>,1998.</w:t>
      </w:r>
    </w:p>
    <w:p w:rsidR="00213FDB" w:rsidRPr="00C74F02" w:rsidRDefault="00213FDB" w:rsidP="00C74F02">
      <w:pPr>
        <w:spacing w:line="360" w:lineRule="auto"/>
        <w:ind w:leftChars="67" w:left="141"/>
        <w:rPr>
          <w:rFonts w:ascii="Times New Roman" w:hAnsi="Times New Roman"/>
          <w:szCs w:val="21"/>
        </w:rPr>
      </w:pPr>
      <w:r w:rsidRPr="00C74F02">
        <w:rPr>
          <w:rFonts w:ascii="Times New Roman" w:hAnsi="Times New Roman"/>
          <w:szCs w:val="21"/>
        </w:rPr>
        <w:t xml:space="preserve">[13] </w:t>
      </w:r>
      <w:r w:rsidRPr="00C74F02">
        <w:rPr>
          <w:rFonts w:ascii="Times New Roman" w:hAnsi="Times New Roman" w:hint="eastAsia"/>
          <w:szCs w:val="21"/>
        </w:rPr>
        <w:t>马丁</w:t>
      </w:r>
      <w:r w:rsidRPr="00C74F02">
        <w:rPr>
          <w:rFonts w:ascii="Times New Roman" w:hAnsi="Times New Roman"/>
          <w:szCs w:val="21"/>
        </w:rPr>
        <w:t xml:space="preserve">. </w:t>
      </w:r>
      <w:r w:rsidRPr="00C74F02">
        <w:rPr>
          <w:rFonts w:ascii="Times New Roman" w:hAnsi="Times New Roman" w:hint="eastAsia"/>
          <w:szCs w:val="21"/>
        </w:rPr>
        <w:t>敏捷软件开发</w:t>
      </w:r>
      <w:r w:rsidRPr="00C74F02">
        <w:rPr>
          <w:rFonts w:ascii="Times New Roman" w:hAnsi="Times New Roman"/>
          <w:szCs w:val="21"/>
        </w:rPr>
        <w:t xml:space="preserve">[M]. </w:t>
      </w:r>
      <w:r w:rsidRPr="00C74F02">
        <w:rPr>
          <w:rFonts w:ascii="Times New Roman" w:hAnsi="Times New Roman" w:hint="eastAsia"/>
          <w:szCs w:val="21"/>
        </w:rPr>
        <w:t>清华大学出版社</w:t>
      </w:r>
      <w:r w:rsidRPr="00C74F02">
        <w:rPr>
          <w:rFonts w:ascii="Times New Roman" w:hAnsi="Times New Roman"/>
          <w:szCs w:val="21"/>
        </w:rPr>
        <w:t>, 2003.</w:t>
      </w:r>
    </w:p>
    <w:p w:rsidR="00213FDB" w:rsidRPr="00C74F02" w:rsidRDefault="00213FDB" w:rsidP="00C74F02">
      <w:pPr>
        <w:spacing w:line="360" w:lineRule="auto"/>
        <w:ind w:leftChars="67" w:left="141"/>
        <w:rPr>
          <w:rFonts w:ascii="Times New Roman" w:hAnsi="Times New Roman"/>
          <w:szCs w:val="21"/>
        </w:rPr>
      </w:pPr>
      <w:r w:rsidRPr="00C74F02">
        <w:rPr>
          <w:rFonts w:ascii="Times New Roman" w:hAnsi="Times New Roman"/>
          <w:szCs w:val="21"/>
        </w:rPr>
        <w:t xml:space="preserve">[14] </w:t>
      </w:r>
      <w:proofErr w:type="gramStart"/>
      <w:r w:rsidRPr="00C74F02">
        <w:rPr>
          <w:rFonts w:ascii="Times New Roman" w:hAnsi="Times New Roman" w:hint="eastAsia"/>
          <w:szCs w:val="21"/>
        </w:rPr>
        <w:t>弗</w:t>
      </w:r>
      <w:proofErr w:type="gramEnd"/>
      <w:r w:rsidRPr="00C74F02">
        <w:rPr>
          <w:rFonts w:ascii="Times New Roman" w:hAnsi="Times New Roman" w:hint="eastAsia"/>
          <w:szCs w:val="21"/>
        </w:rPr>
        <w:t>里</w:t>
      </w:r>
      <w:proofErr w:type="gramStart"/>
      <w:r w:rsidRPr="00C74F02">
        <w:rPr>
          <w:rFonts w:ascii="Times New Roman" w:hAnsi="Times New Roman" w:hint="eastAsia"/>
          <w:szCs w:val="21"/>
        </w:rPr>
        <w:t>曼</w:t>
      </w:r>
      <w:proofErr w:type="gramEnd"/>
      <w:r w:rsidRPr="00C74F02">
        <w:rPr>
          <w:rFonts w:ascii="Times New Roman" w:hAnsi="Times New Roman"/>
          <w:szCs w:val="21"/>
        </w:rPr>
        <w:t>. Head First</w:t>
      </w:r>
      <w:r w:rsidRPr="00C74F02">
        <w:rPr>
          <w:rFonts w:ascii="Times New Roman" w:hAnsi="Times New Roman" w:hint="eastAsia"/>
          <w:szCs w:val="21"/>
        </w:rPr>
        <w:t>设计模式</w:t>
      </w:r>
      <w:r w:rsidRPr="00C74F02">
        <w:rPr>
          <w:rFonts w:ascii="Times New Roman" w:hAnsi="Times New Roman"/>
          <w:szCs w:val="21"/>
        </w:rPr>
        <w:t xml:space="preserve">[M]. </w:t>
      </w:r>
      <w:r w:rsidRPr="00C74F02">
        <w:rPr>
          <w:rFonts w:ascii="Times New Roman" w:hAnsi="Times New Roman" w:hint="eastAsia"/>
          <w:szCs w:val="21"/>
        </w:rPr>
        <w:t>中国电力出版社</w:t>
      </w:r>
      <w:r w:rsidRPr="00C74F02">
        <w:rPr>
          <w:rFonts w:ascii="Times New Roman" w:hAnsi="Times New Roman"/>
          <w:szCs w:val="21"/>
        </w:rPr>
        <w:t>, 2007.</w:t>
      </w:r>
    </w:p>
    <w:p w:rsidR="00213FDB" w:rsidRPr="00EE437F" w:rsidRDefault="00213FDB" w:rsidP="00B13435">
      <w:pPr>
        <w:pStyle w:val="1"/>
        <w:widowControl w:val="0"/>
        <w:spacing w:before="260" w:after="260" w:line="360" w:lineRule="auto"/>
        <w:ind w:firstLineChars="0" w:firstLine="0"/>
        <w:jc w:val="both"/>
        <w:rPr>
          <w:rFonts w:ascii="Times New Roman" w:hAnsi="Times New Roman"/>
          <w:sz w:val="28"/>
          <w:szCs w:val="28"/>
        </w:rPr>
      </w:pPr>
      <w:bookmarkStart w:id="21" w:name="_Toc423982829"/>
      <w:bookmarkStart w:id="22" w:name="_Toc424398303"/>
      <w:r w:rsidRPr="00EE437F">
        <w:rPr>
          <w:rFonts w:ascii="Times New Roman" w:hAnsi="宋体" w:hint="eastAsia"/>
          <w:sz w:val="28"/>
          <w:szCs w:val="28"/>
        </w:rPr>
        <w:t>二</w:t>
      </w:r>
      <w:r w:rsidRPr="00EE437F">
        <w:rPr>
          <w:rFonts w:ascii="Times New Roman" w:hAnsi="Times New Roman"/>
          <w:sz w:val="28"/>
          <w:szCs w:val="28"/>
        </w:rPr>
        <w:t xml:space="preserve"> </w:t>
      </w:r>
      <w:r w:rsidRPr="00EE437F">
        <w:rPr>
          <w:rFonts w:ascii="Times New Roman" w:hAnsi="宋体" w:hint="eastAsia"/>
          <w:sz w:val="28"/>
          <w:szCs w:val="28"/>
        </w:rPr>
        <w:t>系统概述</w:t>
      </w:r>
      <w:bookmarkEnd w:id="20"/>
      <w:bookmarkEnd w:id="21"/>
      <w:bookmarkEnd w:id="22"/>
    </w:p>
    <w:p w:rsidR="00213FDB" w:rsidRPr="00EE437F" w:rsidRDefault="00213FDB" w:rsidP="00CC2E7A">
      <w:pPr>
        <w:pStyle w:val="2"/>
        <w:widowControl w:val="0"/>
        <w:spacing w:before="160" w:after="160" w:line="360" w:lineRule="auto"/>
        <w:ind w:firstLineChars="0" w:firstLine="0"/>
        <w:jc w:val="both"/>
        <w:rPr>
          <w:rFonts w:ascii="Times New Roman" w:hAnsi="Times New Roman"/>
          <w:kern w:val="2"/>
          <w:sz w:val="24"/>
          <w:szCs w:val="24"/>
        </w:rPr>
      </w:pPr>
      <w:bookmarkStart w:id="23" w:name="_Toc300402746"/>
      <w:bookmarkStart w:id="24" w:name="_Toc423982830"/>
      <w:bookmarkStart w:id="25" w:name="_Toc424398304"/>
      <w:r w:rsidRPr="00EE437F">
        <w:rPr>
          <w:rFonts w:ascii="Times New Roman" w:hAnsi="Times New Roman"/>
          <w:kern w:val="2"/>
          <w:sz w:val="24"/>
          <w:szCs w:val="24"/>
        </w:rPr>
        <w:t xml:space="preserve">2.1 </w:t>
      </w:r>
      <w:r w:rsidRPr="00EE437F">
        <w:rPr>
          <w:rFonts w:ascii="Times New Roman" w:hAnsi="宋体" w:hint="eastAsia"/>
          <w:kern w:val="2"/>
          <w:sz w:val="24"/>
          <w:szCs w:val="24"/>
        </w:rPr>
        <w:t>系统</w:t>
      </w:r>
      <w:bookmarkEnd w:id="23"/>
      <w:bookmarkEnd w:id="24"/>
      <w:r w:rsidRPr="00EE437F">
        <w:rPr>
          <w:rFonts w:ascii="Times New Roman" w:hAnsi="宋体" w:hint="eastAsia"/>
          <w:kern w:val="2"/>
          <w:sz w:val="24"/>
          <w:szCs w:val="24"/>
        </w:rPr>
        <w:t>用途</w:t>
      </w:r>
      <w:bookmarkEnd w:id="25"/>
    </w:p>
    <w:p w:rsidR="00213FDB" w:rsidRPr="00C74F02" w:rsidRDefault="00213FDB" w:rsidP="00C74F02">
      <w:pPr>
        <w:spacing w:line="360" w:lineRule="auto"/>
        <w:ind w:firstLineChars="200" w:firstLine="420"/>
        <w:rPr>
          <w:rFonts w:ascii="Times New Roman" w:hAnsi="Times New Roman"/>
          <w:szCs w:val="21"/>
        </w:rPr>
      </w:pPr>
      <w:r w:rsidRPr="00C74F02">
        <w:rPr>
          <w:rFonts w:ascii="Times New Roman" w:hAnsi="Times New Roman" w:hint="eastAsia"/>
          <w:szCs w:val="21"/>
        </w:rPr>
        <w:t>本系统主要面向中小型企业、个人用户调查获取各类信息的需求，设计并实现的一个具有基本功能的在线问卷调查系统。用户可以根据自己调查对象和内容的特点，设计、发表问卷并能以图</w:t>
      </w:r>
      <w:ins w:id="26" w:author="hp" w:date="2015-09-11T17:52:00Z">
        <w:r w:rsidR="009B45B7">
          <w:rPr>
            <w:rFonts w:ascii="Times New Roman" w:hAnsi="Times New Roman" w:hint="eastAsia"/>
            <w:szCs w:val="21"/>
          </w:rPr>
          <w:t>表</w:t>
        </w:r>
      </w:ins>
      <w:del w:id="27" w:author="hp" w:date="2015-09-11T17:49:00Z">
        <w:r w:rsidRPr="00C74F02" w:rsidDel="003C4775">
          <w:rPr>
            <w:rFonts w:ascii="Times New Roman" w:hAnsi="Times New Roman" w:hint="eastAsia"/>
            <w:szCs w:val="21"/>
          </w:rPr>
          <w:delText>形</w:delText>
        </w:r>
      </w:del>
      <w:r w:rsidRPr="00C74F02">
        <w:rPr>
          <w:rFonts w:ascii="Times New Roman" w:hAnsi="Times New Roman" w:hint="eastAsia"/>
          <w:szCs w:val="21"/>
        </w:rPr>
        <w:t>的形式直观地查看问卷调查结果。本系统具有如下特点：</w:t>
      </w:r>
    </w:p>
    <w:p w:rsidR="00213FDB" w:rsidRPr="00C74F02" w:rsidRDefault="00213FDB" w:rsidP="00C74F02">
      <w:pPr>
        <w:spacing w:line="360" w:lineRule="auto"/>
        <w:ind w:firstLineChars="200" w:firstLine="420"/>
        <w:rPr>
          <w:rFonts w:ascii="Times New Roman" w:hAnsi="Times New Roman"/>
          <w:szCs w:val="21"/>
        </w:rPr>
      </w:pPr>
      <w:r w:rsidRPr="00C74F02">
        <w:rPr>
          <w:rFonts w:ascii="Times New Roman" w:hAnsi="Times New Roman"/>
          <w:szCs w:val="21"/>
        </w:rPr>
        <w:t xml:space="preserve">(1) </w:t>
      </w:r>
      <w:r w:rsidRPr="00C74F02">
        <w:rPr>
          <w:rFonts w:ascii="Times New Roman" w:hAnsi="Times New Roman" w:hint="eastAsia"/>
          <w:szCs w:val="21"/>
        </w:rPr>
        <w:t>用户可根据个人需要设计、发布调查问卷。</w:t>
      </w:r>
    </w:p>
    <w:p w:rsidR="00213FDB" w:rsidRPr="00C74F02" w:rsidRDefault="00213FDB" w:rsidP="00C74F02">
      <w:pPr>
        <w:spacing w:line="360" w:lineRule="auto"/>
        <w:ind w:firstLineChars="200" w:firstLine="420"/>
        <w:rPr>
          <w:rFonts w:ascii="Times New Roman" w:hAnsi="Times New Roman"/>
          <w:szCs w:val="21"/>
        </w:rPr>
      </w:pPr>
      <w:r w:rsidRPr="00C74F02">
        <w:rPr>
          <w:rFonts w:ascii="Times New Roman" w:hAnsi="Times New Roman"/>
          <w:szCs w:val="21"/>
        </w:rPr>
        <w:t xml:space="preserve">(2) </w:t>
      </w:r>
      <w:r w:rsidRPr="00C74F02">
        <w:rPr>
          <w:rFonts w:ascii="Times New Roman" w:hAnsi="Times New Roman" w:hint="eastAsia"/>
          <w:szCs w:val="21"/>
        </w:rPr>
        <w:t>系统对各问卷的调查结果进行分析汇总，帮助用户即时了解问卷反馈情况。</w:t>
      </w:r>
    </w:p>
    <w:p w:rsidR="00213FDB" w:rsidRPr="00C74F02" w:rsidRDefault="00213FDB" w:rsidP="00C74F02">
      <w:pPr>
        <w:spacing w:line="360" w:lineRule="auto"/>
        <w:ind w:firstLineChars="200" w:firstLine="420"/>
        <w:rPr>
          <w:rFonts w:ascii="Times New Roman" w:hAnsi="Times New Roman"/>
          <w:szCs w:val="21"/>
        </w:rPr>
      </w:pPr>
      <w:r w:rsidRPr="00C74F02">
        <w:rPr>
          <w:rFonts w:ascii="Times New Roman" w:hAnsi="Times New Roman"/>
          <w:szCs w:val="21"/>
        </w:rPr>
        <w:t xml:space="preserve">(3) </w:t>
      </w:r>
      <w:r w:rsidRPr="00C74F02">
        <w:rPr>
          <w:rFonts w:ascii="Times New Roman" w:hAnsi="Times New Roman" w:hint="eastAsia"/>
          <w:szCs w:val="21"/>
        </w:rPr>
        <w:t>支持多种题型的发布，包括单选题、多选题和文本问题。</w:t>
      </w:r>
    </w:p>
    <w:p w:rsidR="00213FDB" w:rsidRPr="00C74F02" w:rsidRDefault="00213FDB" w:rsidP="00C74F02">
      <w:pPr>
        <w:spacing w:line="360" w:lineRule="auto"/>
        <w:ind w:firstLineChars="200" w:firstLine="420"/>
        <w:rPr>
          <w:rFonts w:ascii="Times New Roman" w:hAnsi="Times New Roman"/>
          <w:szCs w:val="21"/>
        </w:rPr>
      </w:pPr>
      <w:r w:rsidRPr="00C74F02">
        <w:rPr>
          <w:rFonts w:ascii="Times New Roman" w:hAnsi="Times New Roman"/>
          <w:szCs w:val="21"/>
        </w:rPr>
        <w:t xml:space="preserve">(4) </w:t>
      </w:r>
      <w:r w:rsidRPr="00C74F02">
        <w:rPr>
          <w:rFonts w:ascii="Times New Roman" w:hAnsi="Times New Roman" w:hint="eastAsia"/>
          <w:szCs w:val="21"/>
        </w:rPr>
        <w:t>使用灵活，可以应用于不同的场合。</w:t>
      </w:r>
    </w:p>
    <w:p w:rsidR="00213FDB" w:rsidRPr="00EE437F" w:rsidRDefault="00213FDB" w:rsidP="00593E38">
      <w:pPr>
        <w:pStyle w:val="2"/>
        <w:widowControl w:val="0"/>
        <w:spacing w:before="160" w:after="160" w:line="360" w:lineRule="auto"/>
        <w:ind w:firstLineChars="0" w:firstLine="0"/>
        <w:jc w:val="both"/>
        <w:rPr>
          <w:rFonts w:ascii="Times New Roman" w:hAnsi="Times New Roman"/>
          <w:kern w:val="2"/>
          <w:sz w:val="24"/>
          <w:szCs w:val="24"/>
        </w:rPr>
      </w:pPr>
      <w:bookmarkStart w:id="28" w:name="_Toc424398305"/>
      <w:r w:rsidRPr="00EE437F">
        <w:rPr>
          <w:rFonts w:ascii="Times New Roman" w:hAnsi="Times New Roman"/>
          <w:kern w:val="2"/>
          <w:sz w:val="24"/>
          <w:szCs w:val="24"/>
        </w:rPr>
        <w:t xml:space="preserve">2.2 </w:t>
      </w:r>
      <w:r w:rsidRPr="00EE437F">
        <w:rPr>
          <w:rFonts w:ascii="Times New Roman" w:hAnsi="宋体" w:hint="eastAsia"/>
          <w:kern w:val="2"/>
          <w:sz w:val="24"/>
          <w:szCs w:val="24"/>
        </w:rPr>
        <w:t>系统功能概述</w:t>
      </w:r>
      <w:bookmarkEnd w:id="28"/>
    </w:p>
    <w:p w:rsidR="00213FDB" w:rsidRPr="00EE437F" w:rsidRDefault="00213FDB" w:rsidP="00C74F02">
      <w:pPr>
        <w:spacing w:line="360" w:lineRule="auto"/>
        <w:ind w:firstLineChars="200" w:firstLine="420"/>
        <w:rPr>
          <w:rFonts w:ascii="Times New Roman" w:hAnsi="Times New Roman"/>
        </w:rPr>
      </w:pPr>
      <w:r w:rsidRPr="00EE437F">
        <w:rPr>
          <w:rFonts w:ascii="Times New Roman" w:hAnsi="宋体" w:hint="eastAsia"/>
        </w:rPr>
        <w:t>访问本系统的用户可分为三类：超级管理员、普通用户和访问用户。其中，超级管理员的功能主要包括登录系统、修改个人信息、调查问卷管理、普通用户管理和访问用户管理等。普通用户的功能主要包括登录系统、修改个人信息、调查问卷管理，且只对其发布的调查问卷有修改和删除权限，并可查看问卷的调查结果等。访问用户可以打开调查问卷列表查看已发布的调查问卷，选择感兴趣的问卷进行作答并提交，也可查看问卷的调查结果。</w:t>
      </w:r>
      <w:r>
        <w:rPr>
          <w:rFonts w:ascii="Times New Roman" w:hAnsi="宋体" w:hint="eastAsia"/>
        </w:rPr>
        <w:t>系统功能结构如图</w:t>
      </w:r>
      <w:r>
        <w:rPr>
          <w:rFonts w:ascii="Times New Roman" w:hAnsi="宋体"/>
        </w:rPr>
        <w:t>1</w:t>
      </w:r>
      <w:r>
        <w:rPr>
          <w:rFonts w:ascii="Times New Roman" w:hAnsi="宋体" w:hint="eastAsia"/>
        </w:rPr>
        <w:t>所示。</w:t>
      </w:r>
    </w:p>
    <w:p w:rsidR="00213FDB" w:rsidRPr="00EE437F" w:rsidRDefault="002F4D73" w:rsidP="00C74F02">
      <w:pPr>
        <w:jc w:val="center"/>
        <w:rPr>
          <w:rFonts w:ascii="Times New Roman" w:hAnsi="Times New Roman"/>
        </w:rPr>
      </w:pPr>
      <w:r>
        <w:rPr>
          <w:rFonts w:ascii="Times New Roman" w:hAnsi="Times New Roman"/>
        </w:rPr>
      </w:r>
      <w:r>
        <w:rPr>
          <w:rFonts w:ascii="Times New Roman" w:hAnsi="Times New Roman"/>
        </w:rPr>
        <w:pict>
          <v:group id="_x0000_s1026" editas="canvas" style="width:396pt;height:210.6pt;mso-position-horizontal-relative:char;mso-position-vertical-relative:line" coordorigin="1404,3882" coordsize="7920,421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404;top:3882;width:7920;height:4212" o:preferrelative="f">
              <v:fill o:detectmouseclick="t"/>
              <v:path o:extrusionok="t" o:connecttype="none"/>
            </v:shape>
            <v:rect id="_x0000_s1028" style="position:absolute;left:1854;top:5100;width:2100;height:476" strokeweight="1pt">
              <v:textbox style="mso-next-textbox:#_x0000_s1028">
                <w:txbxContent>
                  <w:p w:rsidR="00213FDB" w:rsidRPr="00816E3F" w:rsidRDefault="00213FDB" w:rsidP="00257C2C">
                    <w:pPr>
                      <w:spacing w:line="0" w:lineRule="atLeast"/>
                      <w:jc w:val="center"/>
                      <w:rPr>
                        <w:szCs w:val="21"/>
                      </w:rPr>
                    </w:pPr>
                    <w:r w:rsidRPr="00816E3F">
                      <w:rPr>
                        <w:rFonts w:hAnsi="宋体" w:hint="eastAsia"/>
                        <w:szCs w:val="21"/>
                      </w:rPr>
                      <w:t>超级管理员</w:t>
                    </w:r>
                  </w:p>
                </w:txbxContent>
              </v:textbox>
            </v:rect>
            <v:rect id="_x0000_s1029" style="position:absolute;left:3984;top:4008;width:3060;height:476" strokeweight="1pt">
              <v:textbox style="mso-next-textbox:#_x0000_s1029">
                <w:txbxContent>
                  <w:p w:rsidR="00213FDB" w:rsidRPr="00816E3F" w:rsidRDefault="00213FDB" w:rsidP="00257C2C">
                    <w:pPr>
                      <w:spacing w:line="0" w:lineRule="atLeast"/>
                      <w:jc w:val="center"/>
                      <w:rPr>
                        <w:szCs w:val="21"/>
                      </w:rPr>
                    </w:pPr>
                    <w:r w:rsidRPr="00816E3F">
                      <w:rPr>
                        <w:rFonts w:hint="eastAsia"/>
                        <w:szCs w:val="21"/>
                      </w:rPr>
                      <w:t>轻量级调查问卷系统</w:t>
                    </w:r>
                  </w:p>
                </w:txbxContent>
              </v:textbox>
            </v:rect>
            <v:rect id="_x0000_s1030" style="position:absolute;left:4468;top:5094;width:2100;height:476" strokeweight="1pt">
              <v:textbox style="mso-next-textbox:#_x0000_s1030">
                <w:txbxContent>
                  <w:p w:rsidR="00213FDB" w:rsidRPr="00816E3F" w:rsidRDefault="00213FDB" w:rsidP="00257C2C">
                    <w:pPr>
                      <w:spacing w:line="0" w:lineRule="atLeast"/>
                      <w:jc w:val="center"/>
                      <w:rPr>
                        <w:szCs w:val="21"/>
                      </w:rPr>
                    </w:pPr>
                    <w:r w:rsidRPr="00816E3F">
                      <w:rPr>
                        <w:rFonts w:hAnsi="宋体" w:hint="eastAsia"/>
                        <w:szCs w:val="21"/>
                      </w:rPr>
                      <w:t>普通用户</w:t>
                    </w:r>
                  </w:p>
                </w:txbxContent>
              </v:textbox>
            </v:rect>
            <v:rect id="_x0000_s1031" style="position:absolute;left:6864;top:5100;width:2100;height:476" strokeweight="1pt">
              <v:textbox style="mso-next-textbox:#_x0000_s1031">
                <w:txbxContent>
                  <w:p w:rsidR="00213FDB" w:rsidRPr="00816E3F" w:rsidRDefault="00213FDB" w:rsidP="00257C2C">
                    <w:pPr>
                      <w:spacing w:line="0" w:lineRule="atLeast"/>
                      <w:jc w:val="center"/>
                      <w:rPr>
                        <w:szCs w:val="21"/>
                      </w:rPr>
                    </w:pPr>
                    <w:r w:rsidRPr="00816E3F">
                      <w:rPr>
                        <w:rFonts w:hAnsi="宋体" w:hint="eastAsia"/>
                        <w:szCs w:val="21"/>
                      </w:rPr>
                      <w:t>访问用户</w:t>
                    </w:r>
                  </w:p>
                </w:txbxContent>
              </v:textbox>
            </v:rect>
            <v:line id="_x0000_s1032" style="position:absolute" from="1719,5889" to="4119,5891"/>
            <v:group id="_x0000_s1033" style="position:absolute;left:1479;top:5916;width:476;height:2100" coordorigin="3579,9666" coordsize="476,2100">
              <v:rect id="_x0000_s1034" style="position:absolute;left:3579;top:9966;width:476;height:1800">
                <v:textbox style="mso-next-textbox:#_x0000_s1034">
                  <w:txbxContent>
                    <w:p w:rsidR="00213FDB" w:rsidRPr="00816E3F" w:rsidRDefault="00213FDB" w:rsidP="00257C2C">
                      <w:pPr>
                        <w:spacing w:line="0" w:lineRule="atLeast"/>
                        <w:jc w:val="center"/>
                        <w:rPr>
                          <w:szCs w:val="21"/>
                        </w:rPr>
                      </w:pPr>
                      <w:r w:rsidRPr="00816E3F">
                        <w:rPr>
                          <w:rFonts w:hint="eastAsia"/>
                          <w:szCs w:val="21"/>
                        </w:rPr>
                        <w:t>登录系统</w:t>
                      </w:r>
                    </w:p>
                  </w:txbxContent>
                </v:textbox>
              </v:rect>
              <v:line id="_x0000_s1035" style="position:absolute" from="3819,9666" to="3820,9966"/>
            </v:group>
            <v:group id="_x0000_s1036" style="position:absolute;left:2068;top:5919;width:476;height:2100" coordorigin="3579,9666" coordsize="476,2100">
              <v:rect id="_x0000_s1037" style="position:absolute;left:3579;top:9966;width:476;height:1800">
                <v:textbox style="mso-next-textbox:#_x0000_s1037">
                  <w:txbxContent>
                    <w:p w:rsidR="00213FDB" w:rsidRPr="00816E3F" w:rsidRDefault="00213FDB" w:rsidP="00257C2C">
                      <w:pPr>
                        <w:spacing w:line="0" w:lineRule="atLeast"/>
                        <w:jc w:val="center"/>
                        <w:rPr>
                          <w:szCs w:val="21"/>
                        </w:rPr>
                      </w:pPr>
                      <w:r w:rsidRPr="00816E3F">
                        <w:rPr>
                          <w:rFonts w:hint="eastAsia"/>
                          <w:szCs w:val="21"/>
                        </w:rPr>
                        <w:t>修改个人信息</w:t>
                      </w:r>
                    </w:p>
                  </w:txbxContent>
                </v:textbox>
              </v:rect>
              <v:line id="_x0000_s1038" style="position:absolute" from="3819,9666" to="3820,9966"/>
            </v:group>
            <v:group id="_x0000_s1039" style="position:absolute;left:2679;top:5904;width:476;height:2100" coordorigin="3579,9666" coordsize="476,2100">
              <v:rect id="_x0000_s1040" style="position:absolute;left:3579;top:9966;width:476;height:1800">
                <v:textbox style="mso-next-textbox:#_x0000_s1040">
                  <w:txbxContent>
                    <w:p w:rsidR="00213FDB" w:rsidRPr="00816E3F" w:rsidRDefault="00213FDB" w:rsidP="00257C2C">
                      <w:pPr>
                        <w:spacing w:line="0" w:lineRule="atLeast"/>
                        <w:jc w:val="center"/>
                        <w:rPr>
                          <w:szCs w:val="21"/>
                        </w:rPr>
                      </w:pPr>
                      <w:r w:rsidRPr="00816E3F">
                        <w:rPr>
                          <w:rFonts w:hint="eastAsia"/>
                          <w:szCs w:val="21"/>
                        </w:rPr>
                        <w:t>调查问卷管理</w:t>
                      </w:r>
                    </w:p>
                  </w:txbxContent>
                </v:textbox>
              </v:rect>
              <v:line id="_x0000_s1041" style="position:absolute" from="3819,9666" to="3820,9966"/>
            </v:group>
            <v:group id="_x0000_s1042" style="position:absolute;left:3268;top:5907;width:476;height:2100" coordorigin="3579,9666" coordsize="476,2100">
              <v:rect id="_x0000_s1043" style="position:absolute;left:3579;top:9966;width:476;height:1800">
                <v:textbox style="mso-next-textbox:#_x0000_s1043">
                  <w:txbxContent>
                    <w:p w:rsidR="00213FDB" w:rsidRPr="00816E3F" w:rsidRDefault="00213FDB" w:rsidP="00257C2C">
                      <w:pPr>
                        <w:spacing w:line="0" w:lineRule="atLeast"/>
                        <w:jc w:val="center"/>
                        <w:rPr>
                          <w:szCs w:val="21"/>
                        </w:rPr>
                      </w:pPr>
                      <w:r w:rsidRPr="00816E3F">
                        <w:rPr>
                          <w:rFonts w:hint="eastAsia"/>
                          <w:szCs w:val="21"/>
                        </w:rPr>
                        <w:t>普通用户管理</w:t>
                      </w:r>
                    </w:p>
                  </w:txbxContent>
                </v:textbox>
              </v:rect>
              <v:line id="_x0000_s1044" style="position:absolute" from="3819,9666" to="3820,9966"/>
            </v:group>
            <v:group id="_x0000_s1045" style="position:absolute;left:3864;top:5904;width:476;height:2100" coordorigin="3579,9666" coordsize="476,2100">
              <v:rect id="_x0000_s1046" style="position:absolute;left:3579;top:9966;width:476;height:1800">
                <v:textbox style="mso-next-textbox:#_x0000_s1046">
                  <w:txbxContent>
                    <w:p w:rsidR="00213FDB" w:rsidRPr="00816E3F" w:rsidRDefault="00213FDB" w:rsidP="00257C2C">
                      <w:pPr>
                        <w:spacing w:line="0" w:lineRule="atLeast"/>
                        <w:jc w:val="center"/>
                        <w:rPr>
                          <w:szCs w:val="21"/>
                        </w:rPr>
                      </w:pPr>
                      <w:r w:rsidRPr="00816E3F">
                        <w:rPr>
                          <w:rFonts w:hint="eastAsia"/>
                          <w:szCs w:val="21"/>
                        </w:rPr>
                        <w:t>访问者管理</w:t>
                      </w:r>
                    </w:p>
                  </w:txbxContent>
                </v:textbox>
              </v:rect>
              <v:line id="_x0000_s1047" style="position:absolute" from="3819,9666" to="3820,9966"/>
            </v:group>
            <v:group id="_x0000_s1048" style="position:absolute;left:4693;top:5904;width:476;height:2100" coordorigin="3579,9666" coordsize="476,2100">
              <v:rect id="_x0000_s1049" style="position:absolute;left:3579;top:9966;width:476;height:1800">
                <v:textbox style="mso-next-textbox:#_x0000_s1049">
                  <w:txbxContent>
                    <w:p w:rsidR="00213FDB" w:rsidRPr="00816E3F" w:rsidRDefault="00213FDB" w:rsidP="00257C2C">
                      <w:pPr>
                        <w:spacing w:line="0" w:lineRule="atLeast"/>
                        <w:jc w:val="center"/>
                        <w:rPr>
                          <w:szCs w:val="21"/>
                        </w:rPr>
                      </w:pPr>
                      <w:r w:rsidRPr="00816E3F">
                        <w:rPr>
                          <w:rFonts w:hint="eastAsia"/>
                          <w:szCs w:val="21"/>
                        </w:rPr>
                        <w:t>登录系统</w:t>
                      </w:r>
                    </w:p>
                  </w:txbxContent>
                </v:textbox>
              </v:rect>
              <v:line id="_x0000_s1050" style="position:absolute" from="3819,9666" to="3820,9966"/>
            </v:group>
            <v:group id="_x0000_s1051" style="position:absolute;left:5282;top:5907;width:476;height:2100" coordorigin="3579,9666" coordsize="476,2100">
              <v:rect id="_x0000_s1052" style="position:absolute;left:3579;top:9966;width:476;height:1800">
                <v:textbox style="mso-next-textbox:#_x0000_s1052">
                  <w:txbxContent>
                    <w:p w:rsidR="00213FDB" w:rsidRPr="00816E3F" w:rsidRDefault="00213FDB" w:rsidP="00257C2C">
                      <w:pPr>
                        <w:spacing w:line="0" w:lineRule="atLeast"/>
                        <w:jc w:val="center"/>
                        <w:rPr>
                          <w:szCs w:val="21"/>
                        </w:rPr>
                      </w:pPr>
                      <w:r w:rsidRPr="00816E3F">
                        <w:rPr>
                          <w:rFonts w:hint="eastAsia"/>
                          <w:szCs w:val="21"/>
                        </w:rPr>
                        <w:t>修改个人信息</w:t>
                      </w:r>
                    </w:p>
                  </w:txbxContent>
                </v:textbox>
              </v:rect>
              <v:line id="_x0000_s1053" style="position:absolute" from="3819,9666" to="3820,9966"/>
            </v:group>
            <v:group id="_x0000_s1054" style="position:absolute;left:5893;top:5892;width:476;height:2100" coordorigin="3579,9666" coordsize="476,2100">
              <v:rect id="_x0000_s1055" style="position:absolute;left:3579;top:9966;width:476;height:1800">
                <v:textbox style="mso-next-textbox:#_x0000_s1055">
                  <w:txbxContent>
                    <w:p w:rsidR="00213FDB" w:rsidRPr="00816E3F" w:rsidRDefault="00213FDB" w:rsidP="00257C2C">
                      <w:pPr>
                        <w:spacing w:line="0" w:lineRule="atLeast"/>
                        <w:jc w:val="center"/>
                        <w:rPr>
                          <w:szCs w:val="21"/>
                        </w:rPr>
                      </w:pPr>
                      <w:r w:rsidRPr="00816E3F">
                        <w:rPr>
                          <w:rFonts w:hint="eastAsia"/>
                          <w:szCs w:val="21"/>
                        </w:rPr>
                        <w:t>调查问卷管理</w:t>
                      </w:r>
                    </w:p>
                  </w:txbxContent>
                </v:textbox>
              </v:rect>
              <v:line id="_x0000_s1056" style="position:absolute" from="3819,9666" to="3820,9966"/>
            </v:group>
            <v:line id="_x0000_s1057" style="position:absolute" from="4922,5880" to="6122,5881"/>
            <v:group id="_x0000_s1058" style="position:absolute;left:6808;top:5892;width:476;height:2100" coordorigin="3579,9666" coordsize="476,2100">
              <v:rect id="_x0000_s1059" style="position:absolute;left:3579;top:9966;width:476;height:1800">
                <v:textbox style="mso-next-textbox:#_x0000_s1059">
                  <w:txbxContent>
                    <w:p w:rsidR="00213FDB" w:rsidRPr="00816E3F" w:rsidRDefault="00213FDB" w:rsidP="00257C2C">
                      <w:pPr>
                        <w:spacing w:line="0" w:lineRule="atLeast"/>
                        <w:jc w:val="center"/>
                        <w:rPr>
                          <w:szCs w:val="21"/>
                        </w:rPr>
                      </w:pPr>
                      <w:r w:rsidRPr="00816E3F">
                        <w:rPr>
                          <w:rFonts w:hint="eastAsia"/>
                          <w:szCs w:val="21"/>
                        </w:rPr>
                        <w:t>查看问卷列表</w:t>
                      </w:r>
                    </w:p>
                  </w:txbxContent>
                </v:textbox>
              </v:rect>
              <v:line id="_x0000_s1060" style="position:absolute" from="3819,9666" to="3820,9966"/>
            </v:group>
            <v:group id="_x0000_s1061" style="position:absolute;left:7397;top:5895;width:476;height:2100" coordorigin="3579,9666" coordsize="476,2100">
              <v:rect id="_x0000_s1062" style="position:absolute;left:3579;top:9966;width:476;height:1800">
                <v:textbox style="mso-next-textbox:#_x0000_s1062">
                  <w:txbxContent>
                    <w:p w:rsidR="00213FDB" w:rsidRPr="00816E3F" w:rsidRDefault="00213FDB" w:rsidP="00257C2C">
                      <w:pPr>
                        <w:spacing w:line="0" w:lineRule="atLeast"/>
                        <w:jc w:val="center"/>
                        <w:rPr>
                          <w:szCs w:val="21"/>
                        </w:rPr>
                      </w:pPr>
                      <w:r w:rsidRPr="00816E3F">
                        <w:rPr>
                          <w:rFonts w:hint="eastAsia"/>
                          <w:szCs w:val="21"/>
                        </w:rPr>
                        <w:t>提交调查问卷</w:t>
                      </w:r>
                    </w:p>
                  </w:txbxContent>
                </v:textbox>
              </v:rect>
              <v:line id="_x0000_s1063" style="position:absolute" from="3819,9666" to="3820,9966"/>
            </v:group>
            <v:group id="_x0000_s1064" style="position:absolute;left:8008;top:5880;width:476;height:2100" coordorigin="3579,9666" coordsize="476,2100">
              <v:rect id="_x0000_s1065" style="position:absolute;left:3579;top:9966;width:476;height:1800">
                <v:textbox style="mso-next-textbox:#_x0000_s1065">
                  <w:txbxContent>
                    <w:p w:rsidR="00213FDB" w:rsidRPr="00816E3F" w:rsidRDefault="00213FDB" w:rsidP="00257C2C">
                      <w:pPr>
                        <w:spacing w:line="0" w:lineRule="atLeast"/>
                        <w:jc w:val="center"/>
                        <w:rPr>
                          <w:szCs w:val="21"/>
                        </w:rPr>
                      </w:pPr>
                      <w:r w:rsidRPr="00816E3F">
                        <w:rPr>
                          <w:rFonts w:hint="eastAsia"/>
                          <w:szCs w:val="21"/>
                        </w:rPr>
                        <w:t>查看问卷结果</w:t>
                      </w:r>
                    </w:p>
                  </w:txbxContent>
                </v:textbox>
              </v:rect>
              <v:line id="_x0000_s1066" style="position:absolute" from="3819,9666" to="3820,9966"/>
            </v:group>
            <v:line id="_x0000_s1067" style="position:absolute" from="7052,5883" to="8852,5884"/>
            <v:line id="_x0000_s1068" style="position:absolute" from="2919,4803" to="7919,4804"/>
            <v:line id="_x0000_s1069" style="position:absolute" from="7929,4803" to="7930,5103"/>
            <v:line id="_x0000_s1070" style="position:absolute" from="5518,4803" to="5519,5103"/>
            <v:line id="_x0000_s1071" style="position:absolute" from="2919,4803" to="2920,5103"/>
            <v:line id="_x0000_s1072" style="position:absolute" from="2919,5583" to="2920,5883"/>
            <v:line id="_x0000_s1073" style="position:absolute" from="5518,5580" to="5519,5880"/>
            <v:line id="_x0000_s1074" style="position:absolute" from="7928,5568" to="7929,5868"/>
            <v:line id="_x0000_s1075" style="position:absolute" from="5514,4491" to="5515,4791"/>
            <v:group id="_x0000_s1076" style="position:absolute;left:8619;top:5895;width:476;height:2100" coordorigin="3579,9666" coordsize="476,2100">
              <v:rect id="_x0000_s1077" style="position:absolute;left:3579;top:9966;width:476;height:1800">
                <v:textbox style="mso-next-textbox:#_x0000_s1077">
                  <w:txbxContent>
                    <w:p w:rsidR="00213FDB" w:rsidRPr="00816E3F" w:rsidRDefault="00213FDB" w:rsidP="00257C2C">
                      <w:pPr>
                        <w:spacing w:line="0" w:lineRule="atLeast"/>
                        <w:jc w:val="center"/>
                        <w:rPr>
                          <w:szCs w:val="21"/>
                        </w:rPr>
                      </w:pPr>
                      <w:r w:rsidRPr="00816E3F">
                        <w:rPr>
                          <w:rFonts w:hint="eastAsia"/>
                          <w:szCs w:val="21"/>
                        </w:rPr>
                        <w:t>搜索调查问卷</w:t>
                      </w:r>
                    </w:p>
                  </w:txbxContent>
                </v:textbox>
              </v:rect>
              <v:line id="_x0000_s1078" style="position:absolute" from="3819,9666" to="3820,9966"/>
            </v:group>
            <w10:anchorlock/>
          </v:group>
        </w:pict>
      </w:r>
    </w:p>
    <w:p w:rsidR="00213FDB" w:rsidRPr="00EE437F" w:rsidRDefault="00213FDB" w:rsidP="00C74F02">
      <w:pPr>
        <w:jc w:val="center"/>
        <w:rPr>
          <w:rFonts w:ascii="Times New Roman" w:hAnsi="Times New Roman"/>
          <w:kern w:val="0"/>
          <w:szCs w:val="21"/>
        </w:rPr>
      </w:pPr>
      <w:r w:rsidRPr="00EE437F">
        <w:rPr>
          <w:rFonts w:ascii="Times New Roman" w:hAnsi="宋体" w:hint="eastAsia"/>
          <w:kern w:val="0"/>
          <w:szCs w:val="21"/>
        </w:rPr>
        <w:t>图</w:t>
      </w:r>
      <w:r w:rsidRPr="00EE437F">
        <w:rPr>
          <w:rFonts w:ascii="Times New Roman" w:hAnsi="Times New Roman"/>
          <w:kern w:val="0"/>
          <w:szCs w:val="21"/>
        </w:rPr>
        <w:t xml:space="preserve">1 </w:t>
      </w:r>
      <w:bookmarkStart w:id="29" w:name="_Toc423982832"/>
      <w:bookmarkStart w:id="30" w:name="_Toc300402749"/>
      <w:r w:rsidRPr="00EE437F">
        <w:rPr>
          <w:rFonts w:ascii="Times New Roman" w:hAnsi="宋体" w:hint="eastAsia"/>
          <w:kern w:val="0"/>
          <w:szCs w:val="21"/>
        </w:rPr>
        <w:t>系统功能结构图</w:t>
      </w:r>
      <w:bookmarkEnd w:id="29"/>
      <w:bookmarkEnd w:id="30"/>
    </w:p>
    <w:p w:rsidR="00213FDB" w:rsidRPr="00EE437F" w:rsidRDefault="00213FDB" w:rsidP="00C74F02">
      <w:pPr>
        <w:spacing w:line="360" w:lineRule="auto"/>
        <w:ind w:firstLineChars="200" w:firstLine="420"/>
        <w:rPr>
          <w:rFonts w:ascii="Times New Roman" w:hAnsi="Times New Roman"/>
        </w:rPr>
      </w:pPr>
      <w:r w:rsidRPr="00EE437F">
        <w:rPr>
          <w:rFonts w:ascii="Times New Roman" w:hAnsi="宋体" w:hint="eastAsia"/>
        </w:rPr>
        <w:t>其中，调查问卷管理功能包括创建问卷、修改问卷、删除问卷、问卷预览和统计分析等，删除问卷时与该问卷相关的调查项和访问者信息将会同时被删除，目前调查项分为单选项、多选项和文本项，用于满足不同调查内容要求。普通用户管理功能包括创建用户、修改用户、查看用户和删除用户。访问者管理功能包括查看访问记录、删除访问记录和搜索某一调查问卷的访问记录，访问记录内容有访问者的</w:t>
      </w:r>
      <w:r w:rsidRPr="00EE437F">
        <w:rPr>
          <w:rFonts w:ascii="Times New Roman" w:hAnsi="Times New Roman"/>
        </w:rPr>
        <w:t>IP</w:t>
      </w:r>
      <w:r w:rsidRPr="00EE437F">
        <w:rPr>
          <w:rFonts w:ascii="Times New Roman" w:hAnsi="宋体" w:hint="eastAsia"/>
        </w:rPr>
        <w:t>地址、访问的调查问卷、访问者的回答和访问时间等。</w:t>
      </w:r>
    </w:p>
    <w:p w:rsidR="00213FDB" w:rsidRPr="00EE437F" w:rsidRDefault="00213FDB" w:rsidP="00E63DE1">
      <w:pPr>
        <w:pStyle w:val="2"/>
        <w:widowControl w:val="0"/>
        <w:spacing w:before="160" w:after="160" w:line="360" w:lineRule="auto"/>
        <w:ind w:firstLineChars="0" w:firstLine="0"/>
        <w:jc w:val="both"/>
        <w:rPr>
          <w:rFonts w:ascii="Times New Roman" w:hAnsi="Times New Roman"/>
          <w:kern w:val="2"/>
          <w:sz w:val="24"/>
          <w:szCs w:val="24"/>
        </w:rPr>
      </w:pPr>
      <w:bookmarkStart w:id="31" w:name="_Toc424398306"/>
      <w:r w:rsidRPr="00EE437F">
        <w:rPr>
          <w:rFonts w:ascii="Times New Roman" w:hAnsi="Times New Roman"/>
          <w:kern w:val="2"/>
          <w:sz w:val="24"/>
          <w:szCs w:val="24"/>
        </w:rPr>
        <w:t xml:space="preserve">2.3 </w:t>
      </w:r>
      <w:r w:rsidRPr="00EE437F">
        <w:rPr>
          <w:rFonts w:ascii="Times New Roman" w:hAnsi="宋体" w:hint="eastAsia"/>
          <w:kern w:val="2"/>
          <w:sz w:val="24"/>
          <w:szCs w:val="24"/>
        </w:rPr>
        <w:t>系统运行环境</w:t>
      </w:r>
      <w:bookmarkEnd w:id="31"/>
    </w:p>
    <w:p w:rsidR="00213FDB" w:rsidRPr="00C74F02" w:rsidRDefault="00213FDB" w:rsidP="00C74F02">
      <w:pPr>
        <w:spacing w:line="360" w:lineRule="auto"/>
        <w:ind w:firstLineChars="200" w:firstLine="420"/>
        <w:rPr>
          <w:rFonts w:ascii="Times New Roman" w:hAnsi="Times New Roman"/>
          <w:szCs w:val="21"/>
        </w:rPr>
      </w:pPr>
      <w:r w:rsidRPr="00C74F02">
        <w:rPr>
          <w:rFonts w:ascii="Times New Roman" w:hAnsi="Times New Roman" w:hint="eastAsia"/>
          <w:szCs w:val="21"/>
        </w:rPr>
        <w:t>本软件是</w:t>
      </w:r>
      <w:r w:rsidRPr="00C74F02">
        <w:rPr>
          <w:rFonts w:ascii="Times New Roman" w:hAnsi="Times New Roman"/>
          <w:szCs w:val="21"/>
        </w:rPr>
        <w:t>B/S</w:t>
      </w:r>
      <w:r w:rsidRPr="00C74F02">
        <w:rPr>
          <w:rFonts w:ascii="Times New Roman" w:hAnsi="Times New Roman" w:hint="eastAsia"/>
          <w:szCs w:val="21"/>
        </w:rPr>
        <w:t>架构软件，需要安装相关的运行环境。</w:t>
      </w:r>
    </w:p>
    <w:p w:rsidR="00213FDB" w:rsidRPr="00EE437F" w:rsidRDefault="00213FDB" w:rsidP="006B10A9">
      <w:pPr>
        <w:pStyle w:val="3"/>
        <w:spacing w:before="0" w:after="0" w:line="360" w:lineRule="auto"/>
        <w:ind w:firstLineChars="0" w:firstLine="0"/>
        <w:rPr>
          <w:rFonts w:ascii="Times New Roman" w:hAnsi="Times New Roman"/>
          <w:sz w:val="21"/>
          <w:szCs w:val="21"/>
        </w:rPr>
      </w:pPr>
      <w:bookmarkStart w:id="32" w:name="_Toc424398307"/>
      <w:smartTag w:uri="urn:schemas-microsoft-com:office:smarttags" w:element="chsdate">
        <w:smartTagPr>
          <w:attr w:name="IsROCDate" w:val="False"/>
          <w:attr w:name="IsLunarDate" w:val="False"/>
          <w:attr w:name="Day" w:val="30"/>
          <w:attr w:name="Month" w:val="12"/>
          <w:attr w:name="Year" w:val="1899"/>
        </w:smartTagPr>
        <w:r w:rsidRPr="00EE437F">
          <w:rPr>
            <w:rFonts w:ascii="Times New Roman" w:hAnsi="Times New Roman"/>
            <w:sz w:val="21"/>
            <w:szCs w:val="21"/>
          </w:rPr>
          <w:t>2.3.1</w:t>
        </w:r>
      </w:smartTag>
      <w:r w:rsidRPr="00EE437F">
        <w:rPr>
          <w:rFonts w:ascii="Times New Roman" w:hAnsi="Times New Roman"/>
          <w:sz w:val="21"/>
          <w:szCs w:val="21"/>
        </w:rPr>
        <w:t xml:space="preserve"> </w:t>
      </w:r>
      <w:r w:rsidRPr="00EE437F">
        <w:rPr>
          <w:rFonts w:ascii="Times New Roman" w:hAnsi="宋体" w:hint="eastAsia"/>
          <w:sz w:val="21"/>
          <w:szCs w:val="21"/>
        </w:rPr>
        <w:t>服务器端</w:t>
      </w:r>
      <w:bookmarkEnd w:id="32"/>
    </w:p>
    <w:p w:rsidR="00213FDB" w:rsidRPr="00EE437F" w:rsidRDefault="00213FDB" w:rsidP="00C74F02">
      <w:pPr>
        <w:spacing w:line="360" w:lineRule="auto"/>
        <w:ind w:firstLineChars="200" w:firstLine="420"/>
        <w:rPr>
          <w:rFonts w:ascii="Times New Roman" w:hAnsi="Times New Roman"/>
        </w:rPr>
      </w:pPr>
      <w:r w:rsidRPr="00EE437F">
        <w:rPr>
          <w:rFonts w:ascii="Times New Roman" w:hAnsi="宋体" w:hint="eastAsia"/>
        </w:rPr>
        <w:t>服务器</w:t>
      </w:r>
      <w:proofErr w:type="gramStart"/>
      <w:r w:rsidRPr="00EE437F">
        <w:rPr>
          <w:rFonts w:ascii="Times New Roman" w:hAnsi="宋体" w:hint="eastAsia"/>
        </w:rPr>
        <w:t>端具体</w:t>
      </w:r>
      <w:proofErr w:type="gramEnd"/>
      <w:r w:rsidRPr="00EE437F">
        <w:rPr>
          <w:rFonts w:ascii="Times New Roman" w:hAnsi="宋体" w:hint="eastAsia"/>
        </w:rPr>
        <w:t>配置如下：</w:t>
      </w:r>
    </w:p>
    <w:p w:rsidR="00213FDB" w:rsidRPr="00EE437F" w:rsidRDefault="00213FDB" w:rsidP="00C74F02">
      <w:pPr>
        <w:spacing w:line="360" w:lineRule="auto"/>
        <w:ind w:firstLineChars="200" w:firstLine="420"/>
        <w:rPr>
          <w:rFonts w:ascii="Times New Roman" w:hAnsi="Times New Roman"/>
          <w:szCs w:val="21"/>
        </w:rPr>
      </w:pPr>
      <w:r w:rsidRPr="00EE437F">
        <w:rPr>
          <w:rFonts w:ascii="Times New Roman" w:hAnsi="Times New Roman"/>
          <w:szCs w:val="21"/>
        </w:rPr>
        <w:t>1</w:t>
      </w:r>
      <w:r w:rsidRPr="00EE437F">
        <w:rPr>
          <w:rFonts w:ascii="Times New Roman" w:hAnsi="宋体" w:hint="eastAsia"/>
          <w:szCs w:val="21"/>
        </w:rPr>
        <w:t>、安装</w:t>
      </w:r>
      <w:r w:rsidRPr="00EE437F">
        <w:rPr>
          <w:rFonts w:ascii="Times New Roman" w:hAnsi="Times New Roman"/>
          <w:szCs w:val="21"/>
        </w:rPr>
        <w:t>JDK</w:t>
      </w:r>
      <w:r w:rsidRPr="00EE437F">
        <w:rPr>
          <w:rFonts w:ascii="Times New Roman" w:hAnsi="宋体" w:hint="eastAsia"/>
          <w:szCs w:val="21"/>
        </w:rPr>
        <w:t>：</w:t>
      </w:r>
    </w:p>
    <w:p w:rsidR="00213FDB" w:rsidRPr="00EE437F" w:rsidRDefault="00213FDB" w:rsidP="00C74F02">
      <w:pPr>
        <w:spacing w:line="360" w:lineRule="auto"/>
        <w:ind w:leftChars="100" w:left="210" w:firstLineChars="200" w:firstLine="420"/>
        <w:rPr>
          <w:rFonts w:ascii="Times New Roman" w:hAnsi="Times New Roman"/>
          <w:szCs w:val="21"/>
        </w:rPr>
      </w:pPr>
      <w:r w:rsidRPr="00EE437F">
        <w:rPr>
          <w:rFonts w:ascii="Times New Roman" w:hAnsi="宋体" w:hint="eastAsia"/>
          <w:szCs w:val="21"/>
        </w:rPr>
        <w:t>（</w:t>
      </w:r>
      <w:r w:rsidRPr="00EE437F">
        <w:rPr>
          <w:rFonts w:ascii="Times New Roman" w:hAnsi="Times New Roman"/>
          <w:szCs w:val="21"/>
        </w:rPr>
        <w:t>1</w:t>
      </w:r>
      <w:r w:rsidRPr="00EE437F">
        <w:rPr>
          <w:rFonts w:ascii="Times New Roman" w:hAnsi="宋体" w:hint="eastAsia"/>
          <w:szCs w:val="21"/>
        </w:rPr>
        <w:t>）安装</w:t>
      </w:r>
      <w:proofErr w:type="spellStart"/>
      <w:r w:rsidRPr="00EE437F">
        <w:rPr>
          <w:rFonts w:ascii="Times New Roman" w:hAnsi="Times New Roman"/>
          <w:szCs w:val="21"/>
        </w:rPr>
        <w:t>jdk</w:t>
      </w:r>
      <w:proofErr w:type="spellEnd"/>
    </w:p>
    <w:p w:rsidR="00213FDB" w:rsidRPr="00EE437F" w:rsidRDefault="00213FDB" w:rsidP="00C74F02">
      <w:pPr>
        <w:spacing w:line="360" w:lineRule="auto"/>
        <w:ind w:leftChars="100" w:left="210" w:firstLineChars="200" w:firstLine="420"/>
        <w:rPr>
          <w:rFonts w:ascii="Times New Roman" w:hAnsi="Times New Roman"/>
          <w:szCs w:val="21"/>
        </w:rPr>
      </w:pPr>
      <w:r w:rsidRPr="00EE437F">
        <w:rPr>
          <w:rFonts w:ascii="Times New Roman" w:hAnsi="宋体" w:hint="eastAsia"/>
          <w:szCs w:val="21"/>
        </w:rPr>
        <w:t>（</w:t>
      </w:r>
      <w:r w:rsidRPr="00EE437F">
        <w:rPr>
          <w:rFonts w:ascii="Times New Roman" w:hAnsi="Times New Roman"/>
          <w:szCs w:val="21"/>
        </w:rPr>
        <w:t>2</w:t>
      </w:r>
      <w:r w:rsidRPr="00EE437F">
        <w:rPr>
          <w:rFonts w:ascii="Times New Roman" w:hAnsi="宋体" w:hint="eastAsia"/>
          <w:szCs w:val="21"/>
        </w:rPr>
        <w:t>）配置环境变量</w:t>
      </w:r>
    </w:p>
    <w:p w:rsidR="00213FDB" w:rsidRPr="00EE437F" w:rsidRDefault="00213FDB" w:rsidP="00C74F02">
      <w:pPr>
        <w:spacing w:line="360" w:lineRule="auto"/>
        <w:ind w:leftChars="100" w:left="210" w:firstLineChars="200" w:firstLine="420"/>
        <w:rPr>
          <w:rFonts w:ascii="Times New Roman" w:hAnsi="Times New Roman"/>
          <w:szCs w:val="21"/>
        </w:rPr>
      </w:pPr>
      <w:r w:rsidRPr="00EE437F">
        <w:rPr>
          <w:rFonts w:ascii="Times New Roman" w:hAnsi="宋体" w:hint="eastAsia"/>
          <w:szCs w:val="21"/>
        </w:rPr>
        <w:t>（</w:t>
      </w:r>
      <w:r w:rsidRPr="00EE437F">
        <w:rPr>
          <w:rFonts w:ascii="Times New Roman" w:hAnsi="Times New Roman"/>
          <w:szCs w:val="21"/>
        </w:rPr>
        <w:t>3</w:t>
      </w:r>
      <w:r w:rsidRPr="00EE437F">
        <w:rPr>
          <w:rFonts w:ascii="Times New Roman" w:hAnsi="宋体" w:hint="eastAsia"/>
          <w:szCs w:val="21"/>
        </w:rPr>
        <w:t>）查看运行，检查是否安装成功</w:t>
      </w:r>
    </w:p>
    <w:p w:rsidR="00213FDB" w:rsidRPr="00EE437F" w:rsidRDefault="00213FDB" w:rsidP="00C74F02">
      <w:pPr>
        <w:spacing w:line="360" w:lineRule="auto"/>
        <w:ind w:firstLineChars="200" w:firstLine="420"/>
        <w:rPr>
          <w:rFonts w:ascii="Times New Roman" w:hAnsi="Times New Roman"/>
          <w:szCs w:val="21"/>
        </w:rPr>
      </w:pPr>
      <w:r w:rsidRPr="00EE437F">
        <w:rPr>
          <w:rFonts w:ascii="Times New Roman" w:hAnsi="Times New Roman"/>
          <w:szCs w:val="21"/>
        </w:rPr>
        <w:t>2</w:t>
      </w:r>
      <w:r w:rsidRPr="00EE437F">
        <w:rPr>
          <w:rFonts w:ascii="Times New Roman" w:hAnsi="宋体" w:hint="eastAsia"/>
          <w:szCs w:val="21"/>
        </w:rPr>
        <w:t>、</w:t>
      </w:r>
      <w:r w:rsidRPr="00EE437F">
        <w:rPr>
          <w:rFonts w:ascii="Times New Roman" w:hAnsi="宋体" w:hint="eastAsia"/>
        </w:rPr>
        <w:t>安装</w:t>
      </w:r>
      <w:proofErr w:type="spellStart"/>
      <w:r w:rsidRPr="00EE437F">
        <w:rPr>
          <w:rFonts w:ascii="Times New Roman" w:hAnsi="Times New Roman"/>
        </w:rPr>
        <w:t>SQLServer</w:t>
      </w:r>
      <w:proofErr w:type="spellEnd"/>
      <w:r w:rsidRPr="00EE437F">
        <w:rPr>
          <w:rFonts w:ascii="Times New Roman" w:hAnsi="Times New Roman"/>
        </w:rPr>
        <w:t xml:space="preserve"> 2005</w:t>
      </w:r>
      <w:r w:rsidRPr="00EE437F">
        <w:rPr>
          <w:rFonts w:ascii="Times New Roman" w:hAnsi="宋体" w:hint="eastAsia"/>
        </w:rPr>
        <w:t>并部署轻量级调查问卷系统的应用数据库</w:t>
      </w:r>
    </w:p>
    <w:p w:rsidR="00213FDB" w:rsidRPr="00EE437F" w:rsidRDefault="00213FDB" w:rsidP="00C74F02">
      <w:pPr>
        <w:spacing w:line="360" w:lineRule="auto"/>
        <w:ind w:firstLineChars="200" w:firstLine="420"/>
        <w:rPr>
          <w:rFonts w:ascii="Times New Roman" w:hAnsi="Times New Roman"/>
          <w:sz w:val="24"/>
          <w:szCs w:val="24"/>
        </w:rPr>
      </w:pPr>
      <w:r w:rsidRPr="00EE437F">
        <w:rPr>
          <w:rFonts w:ascii="Times New Roman" w:hAnsi="Times New Roman"/>
          <w:szCs w:val="21"/>
        </w:rPr>
        <w:t>3</w:t>
      </w:r>
      <w:r w:rsidRPr="00EE437F">
        <w:rPr>
          <w:rFonts w:ascii="Times New Roman" w:hAnsi="宋体" w:hint="eastAsia"/>
          <w:szCs w:val="21"/>
        </w:rPr>
        <w:t>、</w:t>
      </w:r>
      <w:r w:rsidRPr="00EE437F">
        <w:rPr>
          <w:rFonts w:ascii="Times New Roman" w:hAnsi="宋体" w:hint="eastAsia"/>
        </w:rPr>
        <w:t>安装</w:t>
      </w:r>
      <w:r w:rsidRPr="00EE437F">
        <w:rPr>
          <w:rFonts w:ascii="Times New Roman" w:hAnsi="Times New Roman"/>
        </w:rPr>
        <w:t>Tomcat6.0</w:t>
      </w:r>
      <w:r w:rsidRPr="00EE437F">
        <w:rPr>
          <w:rFonts w:ascii="Times New Roman" w:hAnsi="宋体" w:hint="eastAsia"/>
        </w:rPr>
        <w:t>等支持</w:t>
      </w:r>
      <w:r w:rsidRPr="00EE437F">
        <w:rPr>
          <w:rFonts w:ascii="Times New Roman" w:hAnsi="Times New Roman"/>
        </w:rPr>
        <w:t>J2EE</w:t>
      </w:r>
      <w:r w:rsidRPr="00EE437F">
        <w:rPr>
          <w:rFonts w:ascii="Times New Roman" w:hAnsi="宋体" w:hint="eastAsia"/>
        </w:rPr>
        <w:t>的</w:t>
      </w:r>
      <w:r w:rsidRPr="00EE437F">
        <w:rPr>
          <w:rFonts w:ascii="Times New Roman" w:hAnsi="Times New Roman"/>
        </w:rPr>
        <w:t>Web</w:t>
      </w:r>
      <w:r w:rsidRPr="00EE437F">
        <w:rPr>
          <w:rFonts w:ascii="Times New Roman" w:hAnsi="宋体" w:hint="eastAsia"/>
        </w:rPr>
        <w:t>服务器，然后部署轻量级调查问卷系统</w:t>
      </w:r>
    </w:p>
    <w:p w:rsidR="00213FDB" w:rsidRPr="00EE437F" w:rsidRDefault="00213FDB" w:rsidP="00C74F02">
      <w:pPr>
        <w:spacing w:line="360" w:lineRule="auto"/>
        <w:ind w:firstLineChars="200" w:firstLine="420"/>
        <w:rPr>
          <w:rFonts w:ascii="Times New Roman" w:hAnsi="Times New Roman"/>
        </w:rPr>
      </w:pPr>
      <w:r w:rsidRPr="00EE437F">
        <w:rPr>
          <w:rFonts w:ascii="Times New Roman" w:hAnsi="Times New Roman"/>
        </w:rPr>
        <w:t>4</w:t>
      </w:r>
      <w:r w:rsidRPr="00EE437F">
        <w:rPr>
          <w:rFonts w:ascii="Times New Roman" w:hAnsi="宋体" w:hint="eastAsia"/>
        </w:rPr>
        <w:t>、启动</w:t>
      </w:r>
      <w:r w:rsidRPr="00EE437F">
        <w:rPr>
          <w:rFonts w:ascii="Times New Roman" w:hAnsi="Times New Roman"/>
        </w:rPr>
        <w:t>Web</w:t>
      </w:r>
      <w:r w:rsidRPr="00EE437F">
        <w:rPr>
          <w:rFonts w:ascii="Times New Roman" w:hAnsi="宋体" w:hint="eastAsia"/>
        </w:rPr>
        <w:t>服务器</w:t>
      </w:r>
    </w:p>
    <w:p w:rsidR="00213FDB" w:rsidRPr="00EE437F" w:rsidRDefault="00213FDB" w:rsidP="006B10A9">
      <w:pPr>
        <w:pStyle w:val="3"/>
        <w:spacing w:before="0" w:after="0" w:line="360" w:lineRule="auto"/>
        <w:ind w:firstLineChars="0" w:firstLine="0"/>
        <w:rPr>
          <w:rFonts w:ascii="Times New Roman" w:hAnsi="Times New Roman"/>
          <w:sz w:val="21"/>
          <w:szCs w:val="21"/>
        </w:rPr>
      </w:pPr>
      <w:bookmarkStart w:id="33" w:name="_Toc424398308"/>
      <w:smartTag w:uri="urn:schemas-microsoft-com:office:smarttags" w:element="chsdate">
        <w:smartTagPr>
          <w:attr w:name="IsROCDate" w:val="False"/>
          <w:attr w:name="IsLunarDate" w:val="False"/>
          <w:attr w:name="Day" w:val="30"/>
          <w:attr w:name="Month" w:val="12"/>
          <w:attr w:name="Year" w:val="1899"/>
        </w:smartTagPr>
        <w:r w:rsidRPr="00EE437F">
          <w:rPr>
            <w:rFonts w:ascii="Times New Roman" w:hAnsi="Times New Roman"/>
            <w:sz w:val="21"/>
            <w:szCs w:val="21"/>
          </w:rPr>
          <w:t>2.3.2</w:t>
        </w:r>
      </w:smartTag>
      <w:r w:rsidRPr="00EE437F">
        <w:rPr>
          <w:rFonts w:ascii="Times New Roman" w:hAnsi="Times New Roman"/>
          <w:sz w:val="21"/>
          <w:szCs w:val="21"/>
        </w:rPr>
        <w:t xml:space="preserve"> </w:t>
      </w:r>
      <w:r w:rsidRPr="00EE437F">
        <w:rPr>
          <w:rFonts w:ascii="Times New Roman" w:hAnsi="宋体" w:hint="eastAsia"/>
          <w:sz w:val="21"/>
          <w:szCs w:val="21"/>
        </w:rPr>
        <w:t>客户端</w:t>
      </w:r>
      <w:bookmarkEnd w:id="33"/>
    </w:p>
    <w:p w:rsidR="00213FDB" w:rsidRPr="00EE437F" w:rsidRDefault="00213FDB" w:rsidP="00C74F02">
      <w:pPr>
        <w:spacing w:line="360" w:lineRule="auto"/>
        <w:ind w:firstLineChars="200" w:firstLine="420"/>
        <w:rPr>
          <w:rFonts w:ascii="Times New Roman" w:hAnsi="Times New Roman"/>
          <w:szCs w:val="21"/>
        </w:rPr>
      </w:pPr>
      <w:r w:rsidRPr="00EE437F">
        <w:rPr>
          <w:rFonts w:ascii="Times New Roman" w:hAnsi="宋体" w:hint="eastAsia"/>
        </w:rPr>
        <w:t>推荐</w:t>
      </w:r>
      <w:proofErr w:type="gramStart"/>
      <w:r w:rsidRPr="00EE437F">
        <w:rPr>
          <w:rFonts w:ascii="Times New Roman" w:hAnsi="宋体" w:hint="eastAsia"/>
        </w:rPr>
        <w:t>使用谷歌浏览器</w:t>
      </w:r>
      <w:proofErr w:type="gramEnd"/>
      <w:r w:rsidRPr="00EE437F">
        <w:rPr>
          <w:rFonts w:ascii="Times New Roman" w:hAnsi="宋体" w:hint="eastAsia"/>
        </w:rPr>
        <w:t>、</w:t>
      </w:r>
      <w:r w:rsidRPr="00EE437F">
        <w:rPr>
          <w:rFonts w:ascii="Times New Roman" w:hAnsi="Times New Roman"/>
        </w:rPr>
        <w:t>IE 10.0</w:t>
      </w:r>
      <w:r w:rsidRPr="00EE437F">
        <w:rPr>
          <w:rFonts w:ascii="Times New Roman" w:hAnsi="宋体" w:hint="eastAsia"/>
        </w:rPr>
        <w:t>等。</w:t>
      </w:r>
    </w:p>
    <w:p w:rsidR="00213FDB" w:rsidRPr="00EE437F" w:rsidRDefault="00213FDB" w:rsidP="00B13435">
      <w:pPr>
        <w:pStyle w:val="1"/>
        <w:widowControl w:val="0"/>
        <w:spacing w:before="260" w:after="260" w:line="360" w:lineRule="auto"/>
        <w:ind w:firstLineChars="0" w:firstLine="0"/>
        <w:jc w:val="both"/>
        <w:rPr>
          <w:rFonts w:ascii="Times New Roman" w:hAnsi="Times New Roman"/>
          <w:sz w:val="28"/>
          <w:szCs w:val="28"/>
        </w:rPr>
      </w:pPr>
      <w:bookmarkStart w:id="34" w:name="_Toc300402750"/>
      <w:bookmarkStart w:id="35" w:name="_Toc423982833"/>
      <w:bookmarkStart w:id="36" w:name="_Toc424398309"/>
      <w:r w:rsidRPr="00EE437F">
        <w:rPr>
          <w:rFonts w:ascii="Times New Roman" w:hAnsi="宋体" w:hint="eastAsia"/>
          <w:sz w:val="28"/>
          <w:szCs w:val="28"/>
        </w:rPr>
        <w:lastRenderedPageBreak/>
        <w:t>三</w:t>
      </w:r>
      <w:r w:rsidRPr="00EE437F">
        <w:rPr>
          <w:rFonts w:ascii="Times New Roman" w:hAnsi="Times New Roman"/>
          <w:sz w:val="28"/>
          <w:szCs w:val="28"/>
        </w:rPr>
        <w:t xml:space="preserve"> </w:t>
      </w:r>
      <w:bookmarkEnd w:id="34"/>
      <w:bookmarkEnd w:id="35"/>
      <w:r w:rsidRPr="00EE437F">
        <w:rPr>
          <w:rFonts w:ascii="Times New Roman" w:hAnsi="宋体" w:hint="eastAsia"/>
          <w:sz w:val="28"/>
          <w:szCs w:val="28"/>
        </w:rPr>
        <w:t>系统操作使用</w:t>
      </w:r>
      <w:bookmarkEnd w:id="36"/>
    </w:p>
    <w:p w:rsidR="00213FDB" w:rsidRPr="00EE437F" w:rsidRDefault="00213FDB" w:rsidP="00962C6F">
      <w:pPr>
        <w:pStyle w:val="2"/>
        <w:widowControl w:val="0"/>
        <w:spacing w:before="160" w:after="160" w:line="360" w:lineRule="auto"/>
        <w:ind w:firstLineChars="0" w:firstLine="0"/>
        <w:jc w:val="both"/>
        <w:rPr>
          <w:rFonts w:ascii="Times New Roman" w:hAnsi="Times New Roman"/>
          <w:kern w:val="2"/>
          <w:sz w:val="24"/>
          <w:szCs w:val="24"/>
        </w:rPr>
      </w:pPr>
      <w:bookmarkStart w:id="37" w:name="_Toc424398310"/>
      <w:bookmarkStart w:id="38" w:name="_Toc423982834"/>
      <w:bookmarkStart w:id="39" w:name="_Toc300402751"/>
      <w:r w:rsidRPr="00EE437F">
        <w:rPr>
          <w:rFonts w:ascii="Times New Roman" w:hAnsi="Times New Roman"/>
          <w:kern w:val="2"/>
          <w:sz w:val="24"/>
          <w:szCs w:val="24"/>
        </w:rPr>
        <w:t xml:space="preserve">3.1 </w:t>
      </w:r>
      <w:r w:rsidRPr="00EE437F">
        <w:rPr>
          <w:rFonts w:ascii="Times New Roman" w:hAnsi="宋体" w:hint="eastAsia"/>
          <w:kern w:val="2"/>
          <w:sz w:val="24"/>
          <w:szCs w:val="24"/>
        </w:rPr>
        <w:t>用户登录</w:t>
      </w:r>
      <w:bookmarkEnd w:id="37"/>
    </w:p>
    <w:p w:rsidR="00213FDB" w:rsidRPr="00EE437F" w:rsidRDefault="00213FDB" w:rsidP="00C74F02">
      <w:pPr>
        <w:spacing w:line="360" w:lineRule="auto"/>
        <w:ind w:firstLineChars="200" w:firstLine="420"/>
        <w:rPr>
          <w:rFonts w:ascii="Times New Roman" w:hAnsi="Times New Roman"/>
          <w:szCs w:val="21"/>
        </w:rPr>
      </w:pPr>
      <w:r w:rsidRPr="00EE437F">
        <w:rPr>
          <w:rFonts w:ascii="Times New Roman" w:hAnsi="宋体" w:hint="eastAsia"/>
        </w:rPr>
        <w:t>本系统中，除访问用户不需要登录外，超级管理员和普通用户均需要通过系统登录口登录系统后才能进行操作，登录界面如图</w:t>
      </w:r>
      <w:r w:rsidRPr="00EE437F">
        <w:rPr>
          <w:rFonts w:ascii="Times New Roman" w:hAnsi="Times New Roman"/>
        </w:rPr>
        <w:t>2</w:t>
      </w:r>
      <w:r w:rsidRPr="00EE437F">
        <w:rPr>
          <w:rFonts w:ascii="Times New Roman" w:hAnsi="宋体" w:hint="eastAsia"/>
        </w:rPr>
        <w:t>所示。</w:t>
      </w:r>
    </w:p>
    <w:p w:rsidR="00213FDB" w:rsidRPr="00EE437F" w:rsidRDefault="002F4D73" w:rsidP="0055377F">
      <w:pPr>
        <w:jc w:val="center"/>
        <w:rPr>
          <w:rFonts w:ascii="Times New Roman" w:hAnsi="Times New Roman"/>
          <w:szCs w:val="21"/>
        </w:rPr>
      </w:pPr>
      <w:r>
        <w:rPr>
          <w:rFonts w:ascii="Times New Roman" w:hAnsi="Times New Roman"/>
          <w:szCs w:val="21"/>
        </w:rPr>
        <w:pict>
          <v:shape id="_x0000_i1026" type="#_x0000_t75" style="width:4in;height:188.6pt">
            <v:imagedata r:id="rId15" o:title=""/>
            <o:lock v:ext="edit" aspectratio="f"/>
          </v:shape>
        </w:pict>
      </w:r>
    </w:p>
    <w:p w:rsidR="00213FDB" w:rsidRPr="00EE437F" w:rsidRDefault="00213FDB" w:rsidP="0055377F">
      <w:pPr>
        <w:jc w:val="center"/>
        <w:rPr>
          <w:rFonts w:ascii="Times New Roman" w:hAnsi="Times New Roman"/>
          <w:szCs w:val="21"/>
        </w:rPr>
      </w:pPr>
      <w:r w:rsidRPr="00EE437F">
        <w:rPr>
          <w:rFonts w:ascii="Times New Roman" w:hAnsi="宋体" w:hint="eastAsia"/>
          <w:szCs w:val="21"/>
        </w:rPr>
        <w:t>图</w:t>
      </w:r>
      <w:r w:rsidRPr="00EE437F">
        <w:rPr>
          <w:rFonts w:ascii="Times New Roman" w:hAnsi="Times New Roman"/>
          <w:szCs w:val="21"/>
        </w:rPr>
        <w:t xml:space="preserve">2 </w:t>
      </w:r>
      <w:r w:rsidRPr="00EE437F">
        <w:rPr>
          <w:rFonts w:ascii="Times New Roman" w:hAnsi="宋体" w:hint="eastAsia"/>
          <w:szCs w:val="21"/>
        </w:rPr>
        <w:t>系统登录界面</w:t>
      </w:r>
    </w:p>
    <w:p w:rsidR="00213FDB" w:rsidRPr="00EE437F" w:rsidRDefault="00213FDB" w:rsidP="00962C6F">
      <w:pPr>
        <w:pStyle w:val="2"/>
        <w:widowControl w:val="0"/>
        <w:spacing w:before="160" w:after="160" w:line="360" w:lineRule="auto"/>
        <w:ind w:firstLineChars="0" w:firstLine="0"/>
        <w:jc w:val="both"/>
        <w:rPr>
          <w:rFonts w:ascii="Times New Roman" w:hAnsi="Times New Roman"/>
          <w:kern w:val="2"/>
          <w:sz w:val="24"/>
          <w:szCs w:val="24"/>
        </w:rPr>
      </w:pPr>
      <w:bookmarkStart w:id="40" w:name="_Toc424398311"/>
      <w:r w:rsidRPr="00EE437F">
        <w:rPr>
          <w:rFonts w:ascii="Times New Roman" w:hAnsi="Times New Roman"/>
          <w:kern w:val="2"/>
          <w:sz w:val="24"/>
          <w:szCs w:val="24"/>
        </w:rPr>
        <w:t xml:space="preserve">3.2 </w:t>
      </w:r>
      <w:r w:rsidRPr="00EE437F">
        <w:rPr>
          <w:rFonts w:ascii="Times New Roman" w:hAnsi="宋体" w:hint="eastAsia"/>
          <w:kern w:val="2"/>
          <w:sz w:val="24"/>
          <w:szCs w:val="24"/>
        </w:rPr>
        <w:t>系统主界面</w:t>
      </w:r>
      <w:bookmarkEnd w:id="40"/>
    </w:p>
    <w:p w:rsidR="00213FDB" w:rsidRPr="00EE437F" w:rsidRDefault="00213FDB" w:rsidP="00C74F02">
      <w:pPr>
        <w:spacing w:line="360" w:lineRule="auto"/>
        <w:ind w:firstLineChars="200" w:firstLine="420"/>
        <w:rPr>
          <w:rFonts w:ascii="Times New Roman" w:hAnsi="Times New Roman"/>
          <w:szCs w:val="21"/>
        </w:rPr>
      </w:pPr>
      <w:r w:rsidRPr="00EE437F">
        <w:rPr>
          <w:rFonts w:ascii="Times New Roman" w:hAnsi="宋体" w:hint="eastAsia"/>
        </w:rPr>
        <w:t>超级管理员成功登录后进入如图</w:t>
      </w:r>
      <w:r w:rsidRPr="00EE437F">
        <w:rPr>
          <w:rFonts w:ascii="Times New Roman" w:hAnsi="Times New Roman"/>
        </w:rPr>
        <w:t>3</w:t>
      </w:r>
      <w:r w:rsidRPr="00EE437F">
        <w:rPr>
          <w:rFonts w:ascii="Times New Roman" w:hAnsi="宋体" w:hint="eastAsia"/>
        </w:rPr>
        <w:t>所示的主界面，</w:t>
      </w:r>
      <w:r w:rsidRPr="00EE437F">
        <w:rPr>
          <w:rFonts w:ascii="Times New Roman" w:hAnsi="宋体" w:hint="eastAsia"/>
          <w:szCs w:val="21"/>
        </w:rPr>
        <w:t>通过导航栏中所列的功能模块按钮，可进入各功能模块进行操作。</w:t>
      </w:r>
    </w:p>
    <w:p w:rsidR="00213FDB" w:rsidRPr="00EE437F" w:rsidRDefault="002F4D73" w:rsidP="00C74F02">
      <w:pPr>
        <w:jc w:val="center"/>
        <w:rPr>
          <w:rFonts w:ascii="Times New Roman" w:hAnsi="Times New Roman"/>
        </w:rPr>
      </w:pPr>
      <w:r>
        <w:rPr>
          <w:rFonts w:ascii="Times New Roman" w:hAnsi="Times New Roman"/>
        </w:rPr>
        <w:pict>
          <v:shape id="_x0000_i1027" type="#_x0000_t75" style="width:390.65pt;height:237.5pt">
            <v:imagedata r:id="rId16" o:title=""/>
            <o:lock v:ext="edit" aspectratio="f"/>
          </v:shape>
        </w:pict>
      </w:r>
    </w:p>
    <w:p w:rsidR="00213FDB" w:rsidRPr="00EE437F" w:rsidRDefault="00213FDB" w:rsidP="00C74F02">
      <w:pPr>
        <w:jc w:val="center"/>
        <w:rPr>
          <w:rFonts w:ascii="Times New Roman" w:hAnsi="Times New Roman"/>
          <w:szCs w:val="21"/>
        </w:rPr>
      </w:pPr>
      <w:r w:rsidRPr="00EE437F">
        <w:rPr>
          <w:rFonts w:ascii="Times New Roman" w:hAnsi="宋体" w:hint="eastAsia"/>
        </w:rPr>
        <w:t>图</w:t>
      </w:r>
      <w:r w:rsidRPr="00EE437F">
        <w:rPr>
          <w:rFonts w:ascii="Times New Roman" w:hAnsi="Times New Roman"/>
        </w:rPr>
        <w:t xml:space="preserve">3 </w:t>
      </w:r>
      <w:r w:rsidRPr="00EE437F">
        <w:rPr>
          <w:rFonts w:ascii="Times New Roman" w:hAnsi="宋体" w:hint="eastAsia"/>
          <w:szCs w:val="21"/>
        </w:rPr>
        <w:t>超级管理员登录后的主界面</w:t>
      </w:r>
    </w:p>
    <w:p w:rsidR="00213FDB" w:rsidRPr="00EE437F" w:rsidRDefault="00213FDB" w:rsidP="00C74F02">
      <w:pPr>
        <w:spacing w:line="360" w:lineRule="auto"/>
        <w:ind w:firstLineChars="200" w:firstLine="420"/>
        <w:rPr>
          <w:rFonts w:ascii="Times New Roman" w:hAnsi="Times New Roman"/>
          <w:szCs w:val="21"/>
        </w:rPr>
      </w:pPr>
      <w:r w:rsidRPr="00EE437F">
        <w:rPr>
          <w:rFonts w:ascii="Times New Roman" w:hAnsi="宋体" w:hint="eastAsia"/>
        </w:rPr>
        <w:lastRenderedPageBreak/>
        <w:t>普通用户成功登录后进入如图</w:t>
      </w:r>
      <w:r w:rsidRPr="00EE437F">
        <w:rPr>
          <w:rFonts w:ascii="Times New Roman" w:hAnsi="Times New Roman"/>
        </w:rPr>
        <w:t>4</w:t>
      </w:r>
      <w:r w:rsidRPr="00EE437F">
        <w:rPr>
          <w:rFonts w:ascii="Times New Roman" w:hAnsi="宋体" w:hint="eastAsia"/>
        </w:rPr>
        <w:t>所示的主界面，</w:t>
      </w:r>
      <w:r w:rsidRPr="00EE437F">
        <w:rPr>
          <w:rFonts w:ascii="Times New Roman" w:hAnsi="宋体" w:hint="eastAsia"/>
          <w:szCs w:val="21"/>
        </w:rPr>
        <w:t>通过导航栏中所列的功能模块按钮，可进入各功能模块进行操作。</w:t>
      </w:r>
    </w:p>
    <w:p w:rsidR="00213FDB" w:rsidRPr="00EE437F" w:rsidRDefault="002F4D73" w:rsidP="00C74F02">
      <w:pPr>
        <w:jc w:val="center"/>
        <w:rPr>
          <w:rFonts w:ascii="Times New Roman" w:hAnsi="Times New Roman"/>
        </w:rPr>
      </w:pPr>
      <w:r>
        <w:rPr>
          <w:rFonts w:ascii="Times New Roman" w:hAnsi="Times New Roman"/>
        </w:rPr>
        <w:pict>
          <v:shape id="_x0000_i1028" type="#_x0000_t75" style="width:388.5pt;height:237.5pt">
            <v:imagedata r:id="rId17" o:title=""/>
            <o:lock v:ext="edit" aspectratio="f"/>
          </v:shape>
        </w:pict>
      </w:r>
    </w:p>
    <w:p w:rsidR="00213FDB" w:rsidRPr="00EE437F" w:rsidRDefault="00213FDB" w:rsidP="00C74F02">
      <w:pPr>
        <w:jc w:val="center"/>
        <w:rPr>
          <w:rFonts w:ascii="Times New Roman" w:hAnsi="Times New Roman"/>
          <w:szCs w:val="21"/>
        </w:rPr>
      </w:pPr>
      <w:r w:rsidRPr="00EE437F">
        <w:rPr>
          <w:rFonts w:ascii="Times New Roman" w:hAnsi="宋体" w:hint="eastAsia"/>
        </w:rPr>
        <w:t>图</w:t>
      </w:r>
      <w:r w:rsidRPr="00EE437F">
        <w:rPr>
          <w:rFonts w:ascii="Times New Roman" w:hAnsi="Times New Roman"/>
        </w:rPr>
        <w:t xml:space="preserve">4  </w:t>
      </w:r>
      <w:r w:rsidRPr="00EE437F">
        <w:rPr>
          <w:rFonts w:ascii="Times New Roman" w:hAnsi="宋体" w:hint="eastAsia"/>
          <w:szCs w:val="21"/>
        </w:rPr>
        <w:t>普通用户登录后的主界面</w:t>
      </w:r>
    </w:p>
    <w:p w:rsidR="00213FDB" w:rsidRPr="00EE437F" w:rsidRDefault="00213FDB" w:rsidP="00C74F02">
      <w:pPr>
        <w:spacing w:line="360" w:lineRule="auto"/>
        <w:ind w:firstLineChars="200" w:firstLine="420"/>
        <w:rPr>
          <w:rFonts w:ascii="Times New Roman" w:hAnsi="Times New Roman"/>
          <w:szCs w:val="21"/>
        </w:rPr>
      </w:pPr>
      <w:r w:rsidRPr="00EE437F">
        <w:rPr>
          <w:rFonts w:ascii="Times New Roman" w:hAnsi="宋体" w:hint="eastAsia"/>
        </w:rPr>
        <w:t>访问用户无需登录，可直接进入如图</w:t>
      </w:r>
      <w:r w:rsidRPr="00EE437F">
        <w:rPr>
          <w:rFonts w:ascii="Times New Roman" w:hAnsi="Times New Roman"/>
        </w:rPr>
        <w:t>5</w:t>
      </w:r>
      <w:r w:rsidRPr="00EE437F">
        <w:rPr>
          <w:rFonts w:ascii="Times New Roman" w:hAnsi="宋体" w:hint="eastAsia"/>
        </w:rPr>
        <w:t>所示的主界面。</w:t>
      </w:r>
      <w:r w:rsidRPr="00EE437F">
        <w:rPr>
          <w:rFonts w:ascii="Times New Roman" w:hAnsi="宋体" w:hint="eastAsia"/>
          <w:szCs w:val="21"/>
        </w:rPr>
        <w:t>通过导航栏中所列的功能模块按钮或点击页面内的超链接进入各功能模块进行操作。</w:t>
      </w:r>
    </w:p>
    <w:p w:rsidR="00213FDB" w:rsidRPr="00EE437F" w:rsidRDefault="002F4D73" w:rsidP="00C74F02">
      <w:pPr>
        <w:jc w:val="center"/>
        <w:rPr>
          <w:rFonts w:ascii="Times New Roman" w:hAnsi="Times New Roman"/>
        </w:rPr>
      </w:pPr>
      <w:r>
        <w:rPr>
          <w:rFonts w:ascii="Times New Roman" w:hAnsi="Times New Roman"/>
        </w:rPr>
        <w:pict>
          <v:shape id="_x0000_i1029" type="#_x0000_t75" style="width:386.35pt;height:240.7pt">
            <v:imagedata r:id="rId18" o:title=""/>
            <o:lock v:ext="edit" aspectratio="f"/>
          </v:shape>
        </w:pict>
      </w:r>
    </w:p>
    <w:p w:rsidR="00213FDB" w:rsidRPr="00EE437F" w:rsidRDefault="00213FDB" w:rsidP="00C74F02">
      <w:pPr>
        <w:jc w:val="center"/>
        <w:rPr>
          <w:rFonts w:ascii="Times New Roman" w:hAnsi="Times New Roman"/>
          <w:szCs w:val="21"/>
        </w:rPr>
      </w:pPr>
      <w:r w:rsidRPr="00EE437F">
        <w:rPr>
          <w:rFonts w:ascii="Times New Roman" w:hAnsi="宋体" w:hint="eastAsia"/>
        </w:rPr>
        <w:t>图</w:t>
      </w:r>
      <w:r w:rsidRPr="00EE437F">
        <w:rPr>
          <w:rFonts w:ascii="Times New Roman" w:hAnsi="Times New Roman"/>
        </w:rPr>
        <w:t xml:space="preserve">5 </w:t>
      </w:r>
      <w:r w:rsidRPr="00EE437F">
        <w:rPr>
          <w:rFonts w:ascii="Times New Roman" w:hAnsi="宋体" w:hint="eastAsia"/>
          <w:szCs w:val="21"/>
        </w:rPr>
        <w:t>访问用户进入系统的主界面</w:t>
      </w:r>
    </w:p>
    <w:p w:rsidR="00213FDB" w:rsidRPr="00EE437F" w:rsidRDefault="00213FDB" w:rsidP="00CC2E7A">
      <w:pPr>
        <w:pStyle w:val="2"/>
        <w:widowControl w:val="0"/>
        <w:spacing w:before="160" w:after="160" w:line="360" w:lineRule="auto"/>
        <w:ind w:firstLineChars="0" w:firstLine="0"/>
        <w:jc w:val="both"/>
        <w:rPr>
          <w:rFonts w:ascii="Times New Roman" w:hAnsi="Times New Roman"/>
          <w:kern w:val="2"/>
          <w:sz w:val="24"/>
          <w:szCs w:val="24"/>
        </w:rPr>
      </w:pPr>
      <w:bookmarkStart w:id="41" w:name="_Toc424398312"/>
      <w:r w:rsidRPr="00EE437F">
        <w:rPr>
          <w:rFonts w:ascii="Times New Roman" w:hAnsi="Times New Roman"/>
          <w:kern w:val="2"/>
          <w:sz w:val="24"/>
          <w:szCs w:val="24"/>
        </w:rPr>
        <w:t xml:space="preserve">3.3 </w:t>
      </w:r>
      <w:bookmarkEnd w:id="38"/>
      <w:r w:rsidRPr="00EE437F">
        <w:rPr>
          <w:rFonts w:ascii="Times New Roman" w:hAnsi="宋体" w:hint="eastAsia"/>
          <w:kern w:val="2"/>
          <w:sz w:val="24"/>
          <w:szCs w:val="24"/>
        </w:rPr>
        <w:t>功能模块操作说明</w:t>
      </w:r>
      <w:bookmarkEnd w:id="41"/>
    </w:p>
    <w:p w:rsidR="00213FDB" w:rsidRPr="00EE437F" w:rsidRDefault="00213FDB" w:rsidP="00C74F02">
      <w:pPr>
        <w:spacing w:line="360" w:lineRule="auto"/>
        <w:ind w:firstLineChars="200" w:firstLine="420"/>
        <w:rPr>
          <w:rFonts w:ascii="Times New Roman" w:hAnsi="Times New Roman"/>
        </w:rPr>
      </w:pPr>
      <w:r w:rsidRPr="00EE437F">
        <w:rPr>
          <w:rFonts w:ascii="Times New Roman" w:hAnsi="宋体" w:hint="eastAsia"/>
        </w:rPr>
        <w:t>本节将分别介绍超级管理员、普通用户和访问用户使用本系统进行相关操作。</w:t>
      </w:r>
    </w:p>
    <w:p w:rsidR="00213FDB" w:rsidRPr="00EE437F" w:rsidRDefault="00213FDB" w:rsidP="00B13AF2">
      <w:pPr>
        <w:pStyle w:val="3"/>
        <w:spacing w:before="0" w:after="0" w:line="360" w:lineRule="auto"/>
        <w:ind w:firstLineChars="0" w:firstLine="0"/>
        <w:rPr>
          <w:rFonts w:ascii="Times New Roman" w:hAnsi="Times New Roman"/>
          <w:sz w:val="21"/>
          <w:szCs w:val="21"/>
        </w:rPr>
      </w:pPr>
      <w:bookmarkStart w:id="42" w:name="_Toc424398313"/>
      <w:smartTag w:uri="urn:schemas-microsoft-com:office:smarttags" w:element="chsdate">
        <w:smartTagPr>
          <w:attr w:name="IsROCDate" w:val="False"/>
          <w:attr w:name="IsLunarDate" w:val="False"/>
          <w:attr w:name="Day" w:val="30"/>
          <w:attr w:name="Month" w:val="12"/>
          <w:attr w:name="Year" w:val="1899"/>
        </w:smartTagPr>
        <w:r w:rsidRPr="00EE437F">
          <w:rPr>
            <w:rFonts w:ascii="Times New Roman" w:hAnsi="Times New Roman"/>
            <w:sz w:val="21"/>
            <w:szCs w:val="21"/>
          </w:rPr>
          <w:lastRenderedPageBreak/>
          <w:t>3.3.1</w:t>
        </w:r>
      </w:smartTag>
      <w:r w:rsidRPr="00EE437F">
        <w:rPr>
          <w:rFonts w:ascii="Times New Roman" w:hAnsi="Times New Roman"/>
          <w:sz w:val="21"/>
          <w:szCs w:val="21"/>
        </w:rPr>
        <w:t xml:space="preserve"> </w:t>
      </w:r>
      <w:r w:rsidRPr="00EE437F">
        <w:rPr>
          <w:rFonts w:ascii="Times New Roman" w:hAnsi="宋体" w:hint="eastAsia"/>
          <w:sz w:val="21"/>
          <w:szCs w:val="21"/>
        </w:rPr>
        <w:t>超级管理员功能说明</w:t>
      </w:r>
      <w:bookmarkEnd w:id="42"/>
    </w:p>
    <w:p w:rsidR="00213FDB" w:rsidRPr="00EE437F" w:rsidRDefault="00213FDB" w:rsidP="00C74F02">
      <w:pPr>
        <w:spacing w:line="360" w:lineRule="auto"/>
        <w:rPr>
          <w:rFonts w:ascii="Times New Roman" w:hAnsi="Times New Roman"/>
        </w:rPr>
      </w:pPr>
      <w:r w:rsidRPr="00EE437F">
        <w:rPr>
          <w:rFonts w:ascii="Times New Roman" w:hAnsi="Times New Roman"/>
        </w:rPr>
        <w:t>1</w:t>
      </w:r>
      <w:r w:rsidRPr="00EE437F">
        <w:rPr>
          <w:rFonts w:ascii="Times New Roman" w:hAnsi="宋体" w:hint="eastAsia"/>
        </w:rPr>
        <w:t>、个人信息修改</w:t>
      </w:r>
    </w:p>
    <w:p w:rsidR="00213FDB" w:rsidRPr="00EE437F" w:rsidRDefault="00213FDB" w:rsidP="00C74F02">
      <w:pPr>
        <w:spacing w:line="360" w:lineRule="auto"/>
        <w:ind w:firstLineChars="200" w:firstLine="420"/>
        <w:rPr>
          <w:rFonts w:ascii="Times New Roman" w:hAnsi="Times New Roman"/>
        </w:rPr>
      </w:pPr>
      <w:r w:rsidRPr="00EE437F">
        <w:rPr>
          <w:rFonts w:ascii="Times New Roman" w:hAnsi="宋体" w:hint="eastAsia"/>
        </w:rPr>
        <w:t>超级管理员用户进入系统主界面后，在</w:t>
      </w:r>
      <w:r w:rsidRPr="003E3649">
        <w:rPr>
          <w:rFonts w:ascii="Times New Roman" w:hAnsi="宋体" w:hint="eastAsia"/>
        </w:rPr>
        <w:t>图</w:t>
      </w:r>
      <w:r w:rsidRPr="003E3649">
        <w:rPr>
          <w:rFonts w:ascii="Times New Roman" w:hAnsi="Times New Roman"/>
        </w:rPr>
        <w:t>6</w:t>
      </w:r>
      <w:r w:rsidRPr="00EE437F">
        <w:rPr>
          <w:rFonts w:ascii="Times New Roman" w:hAnsi="宋体" w:hint="eastAsia"/>
        </w:rPr>
        <w:t>所示的用户基本信息栏中可看到用户的基本信息，点击</w:t>
      </w:r>
      <w:r w:rsidRPr="003E3649">
        <w:rPr>
          <w:rFonts w:ascii="宋体" w:hint="eastAsia"/>
        </w:rPr>
        <w:t>“</w:t>
      </w:r>
      <w:r w:rsidRPr="00EE437F">
        <w:rPr>
          <w:rFonts w:ascii="Times New Roman" w:hAnsi="宋体" w:hint="eastAsia"/>
        </w:rPr>
        <w:t>个人信息修改</w:t>
      </w:r>
      <w:r w:rsidRPr="003E3649">
        <w:rPr>
          <w:rFonts w:ascii="宋体" w:hint="eastAsia"/>
        </w:rPr>
        <w:t>”</w:t>
      </w:r>
      <w:r w:rsidRPr="00EE437F">
        <w:rPr>
          <w:rFonts w:ascii="Times New Roman" w:hAnsi="宋体" w:hint="eastAsia"/>
        </w:rPr>
        <w:t>按钮，即可弹出</w:t>
      </w:r>
      <w:r w:rsidRPr="003E3649">
        <w:rPr>
          <w:rFonts w:ascii="Times New Roman" w:hAnsi="宋体" w:hint="eastAsia"/>
        </w:rPr>
        <w:t>图</w:t>
      </w:r>
      <w:r w:rsidRPr="003E3649">
        <w:rPr>
          <w:rFonts w:ascii="Times New Roman" w:hAnsi="Times New Roman"/>
        </w:rPr>
        <w:t>7</w:t>
      </w:r>
      <w:r w:rsidRPr="00EE437F">
        <w:rPr>
          <w:rFonts w:ascii="Times New Roman" w:hAnsi="宋体" w:hint="eastAsia"/>
        </w:rPr>
        <w:t>所示</w:t>
      </w:r>
      <w:r>
        <w:rPr>
          <w:rFonts w:ascii="Times New Roman" w:hAnsi="宋体" w:hint="eastAsia"/>
        </w:rPr>
        <w:t>的用户信息修改对话框，可以</w:t>
      </w:r>
      <w:r w:rsidRPr="00EE437F">
        <w:rPr>
          <w:rFonts w:ascii="Times New Roman" w:hAnsi="宋体" w:hint="eastAsia"/>
        </w:rPr>
        <w:t>修改用户名和密码。</w:t>
      </w:r>
    </w:p>
    <w:p w:rsidR="00213FDB" w:rsidRPr="00EE437F" w:rsidRDefault="002F4D73" w:rsidP="00C74F02">
      <w:pPr>
        <w:jc w:val="center"/>
        <w:rPr>
          <w:rFonts w:ascii="Times New Roman" w:hAnsi="Times New Roman"/>
        </w:rPr>
      </w:pPr>
      <w:r>
        <w:rPr>
          <w:rFonts w:ascii="Times New Roman" w:hAnsi="Times New Roman"/>
        </w:rPr>
        <w:pict>
          <v:shape id="_x0000_i1030" type="#_x0000_t75" style="width:285.3pt;height:188.6pt">
            <v:imagedata r:id="rId19" o:title=""/>
            <o:lock v:ext="edit" aspectratio="f"/>
          </v:shape>
        </w:pict>
      </w:r>
    </w:p>
    <w:p w:rsidR="00213FDB" w:rsidRPr="00EE437F" w:rsidRDefault="00213FDB" w:rsidP="00C74F02">
      <w:pPr>
        <w:jc w:val="center"/>
        <w:rPr>
          <w:rFonts w:ascii="Times New Roman" w:hAnsi="Times New Roman"/>
        </w:rPr>
      </w:pPr>
      <w:r w:rsidRPr="00EE437F">
        <w:rPr>
          <w:rFonts w:ascii="Times New Roman" w:hAnsi="宋体" w:hint="eastAsia"/>
        </w:rPr>
        <w:t>图</w:t>
      </w:r>
      <w:r>
        <w:rPr>
          <w:rFonts w:ascii="Times New Roman" w:hAnsi="宋体"/>
        </w:rPr>
        <w:t>6</w:t>
      </w:r>
      <w:r w:rsidRPr="00EE437F">
        <w:rPr>
          <w:rFonts w:ascii="Times New Roman" w:hAnsi="Times New Roman"/>
        </w:rPr>
        <w:t xml:space="preserve"> </w:t>
      </w:r>
      <w:r w:rsidRPr="00EE437F">
        <w:rPr>
          <w:rFonts w:ascii="Times New Roman" w:hAnsi="宋体" w:hint="eastAsia"/>
        </w:rPr>
        <w:t>管理员基本信息栏</w:t>
      </w:r>
    </w:p>
    <w:p w:rsidR="00213FDB" w:rsidRPr="00EE437F" w:rsidRDefault="002F4D73" w:rsidP="00C74F02">
      <w:pPr>
        <w:jc w:val="center"/>
        <w:rPr>
          <w:rFonts w:ascii="Times New Roman" w:hAnsi="Times New Roman"/>
        </w:rPr>
      </w:pPr>
      <w:r>
        <w:rPr>
          <w:rFonts w:ascii="Times New Roman" w:hAnsi="Times New Roman"/>
        </w:rPr>
        <w:pict>
          <v:shape id="_x0000_i1031" type="#_x0000_t75" style="width:288.55pt;height:188.05pt">
            <v:imagedata r:id="rId20" o:title=""/>
            <o:lock v:ext="edit" aspectratio="f"/>
          </v:shape>
        </w:pict>
      </w:r>
    </w:p>
    <w:p w:rsidR="00213FDB" w:rsidRPr="00EE437F" w:rsidRDefault="00213FDB" w:rsidP="00C74F02">
      <w:pPr>
        <w:jc w:val="center"/>
        <w:rPr>
          <w:rFonts w:ascii="Times New Roman" w:hAnsi="Times New Roman"/>
        </w:rPr>
      </w:pPr>
      <w:r w:rsidRPr="00EE437F">
        <w:rPr>
          <w:rFonts w:ascii="Times New Roman" w:hAnsi="宋体" w:hint="eastAsia"/>
        </w:rPr>
        <w:t>图</w:t>
      </w:r>
      <w:r>
        <w:rPr>
          <w:rFonts w:ascii="Times New Roman" w:hAnsi="宋体"/>
        </w:rPr>
        <w:t>7</w:t>
      </w:r>
      <w:r w:rsidRPr="00EE437F">
        <w:rPr>
          <w:rFonts w:ascii="Times New Roman" w:hAnsi="Times New Roman"/>
        </w:rPr>
        <w:t xml:space="preserve"> </w:t>
      </w:r>
      <w:r w:rsidRPr="00EE437F">
        <w:rPr>
          <w:rFonts w:ascii="Times New Roman" w:hAnsi="宋体" w:hint="eastAsia"/>
        </w:rPr>
        <w:t>管理员信息修改页面</w:t>
      </w:r>
    </w:p>
    <w:p w:rsidR="00213FDB" w:rsidRPr="00EE437F" w:rsidRDefault="00213FDB" w:rsidP="00C74F02">
      <w:pPr>
        <w:spacing w:line="360" w:lineRule="auto"/>
        <w:rPr>
          <w:rFonts w:ascii="Times New Roman" w:hAnsi="Times New Roman"/>
        </w:rPr>
      </w:pPr>
      <w:r w:rsidRPr="00EE437F">
        <w:rPr>
          <w:rFonts w:ascii="Times New Roman" w:hAnsi="Times New Roman"/>
        </w:rPr>
        <w:t>2</w:t>
      </w:r>
      <w:r w:rsidRPr="00EE437F">
        <w:rPr>
          <w:rFonts w:ascii="Times New Roman" w:hAnsi="宋体" w:hint="eastAsia"/>
        </w:rPr>
        <w:t>、调查问卷管理</w:t>
      </w:r>
    </w:p>
    <w:p w:rsidR="00213FDB" w:rsidRPr="00EE437F" w:rsidRDefault="00213FDB" w:rsidP="00C74F02">
      <w:pPr>
        <w:spacing w:line="360" w:lineRule="auto"/>
        <w:ind w:firstLineChars="200" w:firstLine="420"/>
        <w:rPr>
          <w:rFonts w:ascii="Times New Roman" w:hAnsi="Times New Roman"/>
        </w:rPr>
      </w:pPr>
      <w:r w:rsidRPr="00EE437F">
        <w:rPr>
          <w:rFonts w:ascii="Times New Roman" w:hAnsi="宋体" w:hint="eastAsia"/>
          <w:szCs w:val="21"/>
        </w:rPr>
        <w:t>点击导航栏中</w:t>
      </w:r>
      <w:r>
        <w:rPr>
          <w:rFonts w:ascii="Times New Roman" w:hAnsi="Times New Roman" w:hint="eastAsia"/>
          <w:szCs w:val="21"/>
        </w:rPr>
        <w:t>“</w:t>
      </w:r>
      <w:r w:rsidRPr="00EE437F">
        <w:rPr>
          <w:rFonts w:ascii="Times New Roman" w:hAnsi="宋体" w:hint="eastAsia"/>
          <w:szCs w:val="21"/>
        </w:rPr>
        <w:t>调查问卷管理</w:t>
      </w:r>
      <w:r>
        <w:rPr>
          <w:rFonts w:ascii="Times New Roman" w:hAnsi="Times New Roman" w:hint="eastAsia"/>
          <w:szCs w:val="21"/>
        </w:rPr>
        <w:t>”</w:t>
      </w:r>
      <w:r w:rsidRPr="00EE437F">
        <w:rPr>
          <w:rFonts w:ascii="Times New Roman" w:hAnsi="宋体" w:hint="eastAsia"/>
          <w:szCs w:val="21"/>
        </w:rPr>
        <w:t>进入调查问卷管理模块，可看到</w:t>
      </w:r>
      <w:r w:rsidRPr="00012B23">
        <w:rPr>
          <w:rFonts w:ascii="Times New Roman" w:hAnsi="宋体" w:hint="eastAsia"/>
          <w:szCs w:val="21"/>
        </w:rPr>
        <w:t>图</w:t>
      </w:r>
      <w:r w:rsidRPr="00012B23">
        <w:rPr>
          <w:rFonts w:ascii="Times New Roman" w:hAnsi="Times New Roman"/>
          <w:szCs w:val="21"/>
        </w:rPr>
        <w:t>8</w:t>
      </w:r>
      <w:r w:rsidRPr="00EE437F">
        <w:rPr>
          <w:rFonts w:ascii="Times New Roman" w:hAnsi="宋体" w:hint="eastAsia"/>
          <w:szCs w:val="21"/>
        </w:rPr>
        <w:t>所示的已创建的</w:t>
      </w:r>
      <w:r>
        <w:rPr>
          <w:rFonts w:ascii="Times New Roman" w:hAnsi="宋体" w:hint="eastAsia"/>
          <w:szCs w:val="21"/>
        </w:rPr>
        <w:t>调查问卷信息，包括问卷标题、问卷说明、创建时间、创建人等。</w:t>
      </w:r>
      <w:r w:rsidRPr="00EE437F">
        <w:rPr>
          <w:rFonts w:ascii="Times New Roman" w:hAnsi="宋体" w:hint="eastAsia"/>
          <w:szCs w:val="21"/>
        </w:rPr>
        <w:t>问卷条目较多时可以翻页浏览。</w:t>
      </w:r>
    </w:p>
    <w:p w:rsidR="00213FDB" w:rsidRPr="00EE437F" w:rsidRDefault="002F4D73" w:rsidP="00C16B2B">
      <w:pPr>
        <w:spacing w:line="240" w:lineRule="atLeast"/>
        <w:jc w:val="center"/>
        <w:rPr>
          <w:rFonts w:ascii="Times New Roman" w:hAnsi="Times New Roman"/>
        </w:rPr>
      </w:pPr>
      <w:r>
        <w:rPr>
          <w:rFonts w:ascii="Times New Roman" w:hAnsi="Times New Roman"/>
        </w:rPr>
        <w:lastRenderedPageBreak/>
        <w:pict>
          <v:shape id="_x0000_i1032" type="#_x0000_t75" style="width:380.95pt;height:238.55pt">
            <v:imagedata r:id="rId21" o:title=""/>
            <o:lock v:ext="edit" aspectratio="f"/>
          </v:shape>
        </w:pict>
      </w:r>
    </w:p>
    <w:p w:rsidR="00213FDB" w:rsidRPr="00EE437F" w:rsidRDefault="00213FDB" w:rsidP="00C74F02">
      <w:pPr>
        <w:jc w:val="center"/>
        <w:rPr>
          <w:rFonts w:ascii="Times New Roman" w:hAnsi="Times New Roman"/>
        </w:rPr>
      </w:pPr>
      <w:r w:rsidRPr="00EE437F">
        <w:rPr>
          <w:rFonts w:ascii="Times New Roman" w:hAnsi="宋体" w:hint="eastAsia"/>
        </w:rPr>
        <w:t>图</w:t>
      </w:r>
      <w:r>
        <w:rPr>
          <w:rFonts w:ascii="Times New Roman" w:hAnsi="Times New Roman"/>
        </w:rPr>
        <w:t>8</w:t>
      </w:r>
      <w:r w:rsidRPr="00EE437F">
        <w:rPr>
          <w:rFonts w:ascii="Times New Roman" w:hAnsi="Times New Roman"/>
        </w:rPr>
        <w:t xml:space="preserve"> </w:t>
      </w:r>
      <w:r w:rsidRPr="00EE437F">
        <w:rPr>
          <w:rFonts w:ascii="Times New Roman" w:hAnsi="宋体" w:hint="eastAsia"/>
        </w:rPr>
        <w:t>调查问卷管理页</w:t>
      </w:r>
    </w:p>
    <w:p w:rsidR="00213FDB" w:rsidRPr="00EE437F" w:rsidRDefault="00213FDB" w:rsidP="00C74F02">
      <w:pPr>
        <w:spacing w:line="360" w:lineRule="auto"/>
        <w:ind w:firstLineChars="200" w:firstLine="420"/>
        <w:rPr>
          <w:rFonts w:ascii="Times New Roman" w:hAnsi="Times New Roman"/>
        </w:rPr>
      </w:pPr>
      <w:r>
        <w:rPr>
          <w:rFonts w:ascii="Times New Roman" w:hAnsi="宋体" w:hint="eastAsia"/>
          <w:szCs w:val="21"/>
        </w:rPr>
        <w:t>本模块</w:t>
      </w:r>
      <w:r w:rsidRPr="00EE437F">
        <w:rPr>
          <w:rFonts w:ascii="Times New Roman" w:hAnsi="宋体" w:hint="eastAsia"/>
          <w:szCs w:val="21"/>
        </w:rPr>
        <w:t>的操作有：创建问卷、修改问卷、删除问卷和问卷预览。其中，创建问卷</w:t>
      </w:r>
      <w:r>
        <w:rPr>
          <w:rFonts w:ascii="Times New Roman" w:hAnsi="宋体" w:hint="eastAsia"/>
          <w:szCs w:val="21"/>
        </w:rPr>
        <w:t>中</w:t>
      </w:r>
      <w:r w:rsidRPr="00EE437F">
        <w:rPr>
          <w:rFonts w:ascii="Times New Roman" w:hAnsi="宋体" w:hint="eastAsia"/>
          <w:szCs w:val="21"/>
        </w:rPr>
        <w:t>需填写问卷名称和问卷描述，点击</w:t>
      </w:r>
      <w:r>
        <w:rPr>
          <w:rFonts w:ascii="Times New Roman" w:hAnsi="Times New Roman" w:hint="eastAsia"/>
          <w:szCs w:val="21"/>
        </w:rPr>
        <w:t>“</w:t>
      </w:r>
      <w:r w:rsidRPr="00EE437F">
        <w:rPr>
          <w:rFonts w:ascii="Times New Roman" w:hAnsi="宋体" w:hint="eastAsia"/>
          <w:szCs w:val="21"/>
        </w:rPr>
        <w:t>保存按钮</w:t>
      </w:r>
      <w:r>
        <w:rPr>
          <w:rFonts w:ascii="Times New Roman" w:hAnsi="Times New Roman" w:hint="eastAsia"/>
          <w:szCs w:val="21"/>
        </w:rPr>
        <w:t>”</w:t>
      </w:r>
      <w:r w:rsidRPr="00EE437F">
        <w:rPr>
          <w:rFonts w:ascii="Times New Roman" w:hAnsi="宋体" w:hint="eastAsia"/>
          <w:szCs w:val="21"/>
        </w:rPr>
        <w:t>后，页面会自动跳转到问卷设计页，如图</w:t>
      </w:r>
      <w:r>
        <w:rPr>
          <w:rFonts w:ascii="Times New Roman" w:hAnsi="Times New Roman"/>
          <w:szCs w:val="21"/>
        </w:rPr>
        <w:t>9</w:t>
      </w:r>
      <w:r w:rsidRPr="00EE437F">
        <w:rPr>
          <w:rFonts w:ascii="Times New Roman" w:hAnsi="Times New Roman"/>
          <w:szCs w:val="21"/>
        </w:rPr>
        <w:t>~</w:t>
      </w:r>
      <w:r>
        <w:rPr>
          <w:rFonts w:ascii="Times New Roman" w:hAnsi="Times New Roman"/>
          <w:szCs w:val="21"/>
        </w:rPr>
        <w:t>10</w:t>
      </w:r>
      <w:r w:rsidRPr="00EE437F">
        <w:rPr>
          <w:rFonts w:ascii="Times New Roman" w:hAnsi="宋体" w:hint="eastAsia"/>
          <w:szCs w:val="21"/>
        </w:rPr>
        <w:t>。</w:t>
      </w:r>
    </w:p>
    <w:p w:rsidR="00213FDB" w:rsidRPr="00EE437F" w:rsidRDefault="002F4D73" w:rsidP="00C16B2B">
      <w:pPr>
        <w:jc w:val="center"/>
        <w:rPr>
          <w:rFonts w:ascii="Times New Roman" w:hAnsi="Times New Roman"/>
        </w:rPr>
      </w:pPr>
      <w:r>
        <w:rPr>
          <w:rFonts w:ascii="Times New Roman" w:hAnsi="Times New Roman"/>
        </w:rPr>
        <w:pict>
          <v:shape id="_x0000_i1033" type="#_x0000_t75" style="width:286.4pt;height:185.9pt">
            <v:imagedata r:id="rId22" o:title=""/>
            <o:lock v:ext="edit" aspectratio="f"/>
          </v:shape>
        </w:pict>
      </w:r>
    </w:p>
    <w:p w:rsidR="00213FDB" w:rsidRPr="00EE437F" w:rsidRDefault="00213FDB" w:rsidP="00C16B2B">
      <w:pPr>
        <w:jc w:val="center"/>
        <w:rPr>
          <w:rFonts w:ascii="Times New Roman" w:hAnsi="Times New Roman"/>
          <w:szCs w:val="21"/>
        </w:rPr>
      </w:pPr>
      <w:r>
        <w:rPr>
          <w:rFonts w:ascii="Times New Roman" w:hAnsi="宋体" w:hint="eastAsia"/>
          <w:szCs w:val="21"/>
        </w:rPr>
        <w:t>图</w:t>
      </w:r>
      <w:r>
        <w:rPr>
          <w:rFonts w:ascii="Times New Roman" w:hAnsi="宋体"/>
          <w:szCs w:val="21"/>
        </w:rPr>
        <w:t xml:space="preserve">9 </w:t>
      </w:r>
      <w:r w:rsidRPr="00EE437F">
        <w:rPr>
          <w:rFonts w:ascii="Times New Roman" w:hAnsi="宋体" w:hint="eastAsia"/>
          <w:szCs w:val="21"/>
        </w:rPr>
        <w:t>创建问卷</w:t>
      </w:r>
    </w:p>
    <w:p w:rsidR="00213FDB" w:rsidRDefault="002F4D73" w:rsidP="00C16B2B">
      <w:pPr>
        <w:jc w:val="center"/>
        <w:rPr>
          <w:rFonts w:ascii="Times New Roman" w:hAnsi="Times New Roman"/>
          <w:szCs w:val="21"/>
        </w:rPr>
      </w:pPr>
      <w:r>
        <w:rPr>
          <w:rFonts w:ascii="Times New Roman" w:hAnsi="Times New Roman"/>
          <w:szCs w:val="21"/>
        </w:rPr>
        <w:pict>
          <v:shape id="_x0000_i1034" type="#_x0000_t75" style="width:385.8pt;height:90.25pt">
            <v:imagedata r:id="rId23" o:title=""/>
            <o:lock v:ext="edit" aspectratio="f"/>
          </v:shape>
        </w:pict>
      </w:r>
    </w:p>
    <w:p w:rsidR="00213FDB" w:rsidRPr="00EE437F" w:rsidRDefault="00213FDB" w:rsidP="00C16B2B">
      <w:pPr>
        <w:jc w:val="center"/>
        <w:rPr>
          <w:rFonts w:ascii="Times New Roman" w:hAnsi="Times New Roman"/>
          <w:szCs w:val="21"/>
        </w:rPr>
      </w:pPr>
      <w:r>
        <w:rPr>
          <w:rFonts w:ascii="Times New Roman" w:hAnsi="Times New Roman" w:hint="eastAsia"/>
          <w:szCs w:val="21"/>
        </w:rPr>
        <w:t>图</w:t>
      </w:r>
      <w:r>
        <w:rPr>
          <w:rFonts w:ascii="Times New Roman" w:hAnsi="Times New Roman"/>
          <w:szCs w:val="21"/>
        </w:rPr>
        <w:t xml:space="preserve">10 </w:t>
      </w:r>
      <w:r>
        <w:rPr>
          <w:rFonts w:ascii="Times New Roman" w:hAnsi="Times New Roman" w:hint="eastAsia"/>
          <w:szCs w:val="21"/>
        </w:rPr>
        <w:t>问卷设计页</w:t>
      </w:r>
    </w:p>
    <w:p w:rsidR="00213FDB" w:rsidRPr="005524FE" w:rsidRDefault="00213FDB" w:rsidP="00C74F02">
      <w:pPr>
        <w:spacing w:line="360" w:lineRule="auto"/>
        <w:ind w:firstLineChars="200" w:firstLine="420"/>
        <w:rPr>
          <w:rFonts w:ascii="Times New Roman" w:hAnsi="Times New Roman"/>
          <w:szCs w:val="21"/>
        </w:rPr>
      </w:pPr>
      <w:r w:rsidRPr="00EE437F">
        <w:rPr>
          <w:rFonts w:ascii="Times New Roman" w:hAnsi="宋体" w:hint="eastAsia"/>
          <w:szCs w:val="21"/>
        </w:rPr>
        <w:t>编辑问卷时，</w:t>
      </w:r>
      <w:r>
        <w:rPr>
          <w:rFonts w:ascii="Times New Roman" w:hAnsi="Times New Roman" w:hint="eastAsia"/>
          <w:szCs w:val="21"/>
        </w:rPr>
        <w:t>“</w:t>
      </w:r>
      <w:r w:rsidRPr="00EE437F">
        <w:rPr>
          <w:rFonts w:ascii="Times New Roman" w:hAnsi="宋体" w:hint="eastAsia"/>
          <w:szCs w:val="21"/>
        </w:rPr>
        <w:t>新增问题</w:t>
      </w:r>
      <w:r>
        <w:rPr>
          <w:rFonts w:ascii="Times New Roman" w:hAnsi="Times New Roman" w:hint="eastAsia"/>
          <w:szCs w:val="21"/>
        </w:rPr>
        <w:t>”</w:t>
      </w:r>
      <w:r w:rsidRPr="00EE437F">
        <w:rPr>
          <w:rFonts w:ascii="Times New Roman" w:hAnsi="宋体" w:hint="eastAsia"/>
          <w:szCs w:val="21"/>
        </w:rPr>
        <w:t>选项卡下可以选择新添加</w:t>
      </w:r>
      <w:r>
        <w:rPr>
          <w:rFonts w:ascii="Times New Roman" w:hAnsi="宋体" w:hint="eastAsia"/>
          <w:szCs w:val="21"/>
        </w:rPr>
        <w:t>问题的类型（如单选题、多选题或文本</w:t>
      </w:r>
      <w:r w:rsidRPr="00EE437F">
        <w:rPr>
          <w:rFonts w:ascii="Times New Roman" w:hAnsi="宋体" w:hint="eastAsia"/>
          <w:szCs w:val="21"/>
        </w:rPr>
        <w:t>题</w:t>
      </w:r>
      <w:r>
        <w:rPr>
          <w:rFonts w:ascii="Times New Roman" w:hAnsi="宋体" w:hint="eastAsia"/>
          <w:szCs w:val="21"/>
        </w:rPr>
        <w:t>）</w:t>
      </w:r>
      <w:r w:rsidRPr="00EE437F">
        <w:rPr>
          <w:rFonts w:ascii="Times New Roman" w:hAnsi="宋体" w:hint="eastAsia"/>
          <w:szCs w:val="21"/>
        </w:rPr>
        <w:t>，</w:t>
      </w:r>
      <w:r>
        <w:rPr>
          <w:rFonts w:ascii="Times New Roman" w:hAnsi="Times New Roman" w:hint="eastAsia"/>
          <w:szCs w:val="21"/>
        </w:rPr>
        <w:t>“</w:t>
      </w:r>
      <w:r w:rsidRPr="00EE437F">
        <w:rPr>
          <w:rFonts w:ascii="Times New Roman" w:hAnsi="宋体" w:hint="eastAsia"/>
          <w:szCs w:val="21"/>
        </w:rPr>
        <w:t>编辑问题</w:t>
      </w:r>
      <w:r>
        <w:rPr>
          <w:rFonts w:ascii="Times New Roman" w:hAnsi="Times New Roman" w:hint="eastAsia"/>
          <w:szCs w:val="21"/>
        </w:rPr>
        <w:t>”</w:t>
      </w:r>
      <w:r w:rsidRPr="00EE437F">
        <w:rPr>
          <w:rFonts w:ascii="Times New Roman" w:hAnsi="宋体" w:hint="eastAsia"/>
          <w:szCs w:val="21"/>
        </w:rPr>
        <w:t>选项卡下对新增问题</w:t>
      </w:r>
      <w:r>
        <w:rPr>
          <w:rFonts w:ascii="Times New Roman" w:hAnsi="宋体" w:hint="eastAsia"/>
          <w:szCs w:val="21"/>
        </w:rPr>
        <w:t>的</w:t>
      </w:r>
      <w:r w:rsidRPr="00EE437F">
        <w:rPr>
          <w:rFonts w:ascii="Times New Roman" w:hAnsi="宋体" w:hint="eastAsia"/>
          <w:szCs w:val="21"/>
        </w:rPr>
        <w:t>题目及题目选项进行编辑，</w:t>
      </w:r>
      <w:r>
        <w:rPr>
          <w:rFonts w:ascii="Times New Roman" w:hAnsi="Times New Roman" w:hint="eastAsia"/>
          <w:szCs w:val="21"/>
        </w:rPr>
        <w:t>“</w:t>
      </w:r>
      <w:r w:rsidRPr="00EE437F">
        <w:rPr>
          <w:rFonts w:ascii="Times New Roman" w:hAnsi="宋体" w:hint="eastAsia"/>
          <w:szCs w:val="21"/>
        </w:rPr>
        <w:t>问卷设置</w:t>
      </w:r>
      <w:r>
        <w:rPr>
          <w:rFonts w:ascii="Times New Roman" w:hAnsi="Times New Roman" w:hint="eastAsia"/>
          <w:szCs w:val="21"/>
        </w:rPr>
        <w:t>”</w:t>
      </w:r>
      <w:r w:rsidRPr="00EE437F">
        <w:rPr>
          <w:rFonts w:ascii="Times New Roman" w:hAnsi="宋体" w:hint="eastAsia"/>
          <w:szCs w:val="21"/>
        </w:rPr>
        <w:t>选项卡下可对问卷名称和问卷描述进行编辑。</w:t>
      </w:r>
      <w:r>
        <w:rPr>
          <w:rFonts w:ascii="Times New Roman" w:hAnsi="宋体" w:hint="eastAsia"/>
          <w:szCs w:val="21"/>
        </w:rPr>
        <w:t>以“编辑问题”为例，如图</w:t>
      </w:r>
      <w:r>
        <w:rPr>
          <w:rFonts w:ascii="Times New Roman" w:hAnsi="宋体"/>
          <w:szCs w:val="21"/>
        </w:rPr>
        <w:t>11</w:t>
      </w:r>
      <w:r>
        <w:rPr>
          <w:rFonts w:ascii="Times New Roman" w:hAnsi="宋体" w:hint="eastAsia"/>
          <w:szCs w:val="21"/>
        </w:rPr>
        <w:t>所示。</w:t>
      </w:r>
    </w:p>
    <w:p w:rsidR="00213FDB" w:rsidRDefault="00A31F86" w:rsidP="00C74F02">
      <w:pPr>
        <w:jc w:val="center"/>
        <w:rPr>
          <w:rFonts w:ascii="Times New Roman" w:hAnsi="Times New Roman"/>
          <w:szCs w:val="21"/>
        </w:rPr>
      </w:pPr>
      <w:r>
        <w:rPr>
          <w:rFonts w:ascii="Times New Roman" w:hAnsi="Times New Roman"/>
          <w:szCs w:val="21"/>
        </w:rPr>
        <w:lastRenderedPageBreak/>
        <w:pict>
          <v:shape id="_x0000_i1035" type="#_x0000_t75" style="width:389.55pt;height:198.8pt">
            <v:imagedata r:id="rId24" o:title=""/>
            <o:lock v:ext="edit" aspectratio="f"/>
          </v:shape>
        </w:pict>
      </w:r>
    </w:p>
    <w:p w:rsidR="00213FDB" w:rsidRPr="00EE437F" w:rsidRDefault="00213FDB" w:rsidP="00C74F02">
      <w:pPr>
        <w:jc w:val="center"/>
        <w:rPr>
          <w:rFonts w:ascii="Times New Roman" w:hAnsi="Times New Roman"/>
          <w:szCs w:val="21"/>
        </w:rPr>
      </w:pPr>
      <w:r>
        <w:rPr>
          <w:rFonts w:ascii="Times New Roman" w:hAnsi="Times New Roman" w:hint="eastAsia"/>
          <w:szCs w:val="21"/>
        </w:rPr>
        <w:t>图</w:t>
      </w:r>
      <w:r>
        <w:rPr>
          <w:rFonts w:ascii="Times New Roman" w:hAnsi="Times New Roman"/>
          <w:szCs w:val="21"/>
        </w:rPr>
        <w:t xml:space="preserve">11 </w:t>
      </w:r>
      <w:r>
        <w:rPr>
          <w:rFonts w:ascii="Times New Roman" w:hAnsi="Times New Roman" w:hint="eastAsia"/>
          <w:szCs w:val="21"/>
        </w:rPr>
        <w:t>编辑问题</w:t>
      </w:r>
    </w:p>
    <w:p w:rsidR="00213FDB" w:rsidRDefault="00213FDB" w:rsidP="00C74F02">
      <w:pPr>
        <w:spacing w:line="360" w:lineRule="auto"/>
        <w:ind w:firstLineChars="200" w:firstLine="420"/>
        <w:rPr>
          <w:rFonts w:ascii="Times New Roman" w:hAnsi="Times New Roman"/>
          <w:szCs w:val="21"/>
        </w:rPr>
      </w:pPr>
      <w:r w:rsidRPr="00EE437F">
        <w:rPr>
          <w:rFonts w:ascii="Times New Roman" w:hAnsi="宋体" w:hint="eastAsia"/>
          <w:szCs w:val="21"/>
        </w:rPr>
        <w:t>修改问卷时，直接选中右侧题目，左侧会自动打开</w:t>
      </w:r>
      <w:r>
        <w:rPr>
          <w:rFonts w:ascii="Times New Roman" w:hAnsi="Times New Roman" w:hint="eastAsia"/>
          <w:szCs w:val="21"/>
        </w:rPr>
        <w:t>“</w:t>
      </w:r>
      <w:r w:rsidRPr="00EE437F">
        <w:rPr>
          <w:rFonts w:ascii="Times New Roman" w:hAnsi="宋体" w:hint="eastAsia"/>
          <w:szCs w:val="21"/>
        </w:rPr>
        <w:t>编辑问题</w:t>
      </w:r>
      <w:r>
        <w:rPr>
          <w:rFonts w:ascii="Times New Roman" w:hAnsi="Times New Roman" w:hint="eastAsia"/>
          <w:szCs w:val="21"/>
        </w:rPr>
        <w:t>”</w:t>
      </w:r>
      <w:r w:rsidRPr="00EE437F">
        <w:rPr>
          <w:rFonts w:ascii="Times New Roman" w:hAnsi="宋体" w:hint="eastAsia"/>
          <w:szCs w:val="21"/>
        </w:rPr>
        <w:t>选项卡，并将题目内容、题目选项自动对应到题目编辑栏，直接编辑各项内容点击</w:t>
      </w:r>
      <w:r>
        <w:rPr>
          <w:rFonts w:ascii="Times New Roman" w:hAnsi="Times New Roman" w:hint="eastAsia"/>
          <w:szCs w:val="21"/>
        </w:rPr>
        <w:t>“</w:t>
      </w:r>
      <w:r w:rsidRPr="00EE437F">
        <w:rPr>
          <w:rFonts w:ascii="Times New Roman" w:hAnsi="宋体" w:hint="eastAsia"/>
          <w:szCs w:val="21"/>
        </w:rPr>
        <w:t>保存项</w:t>
      </w:r>
      <w:r>
        <w:rPr>
          <w:rFonts w:ascii="Times New Roman" w:hAnsi="Times New Roman" w:hint="eastAsia"/>
          <w:szCs w:val="21"/>
        </w:rPr>
        <w:t>”</w:t>
      </w:r>
      <w:r w:rsidRPr="00EE437F">
        <w:rPr>
          <w:rFonts w:ascii="Times New Roman" w:hAnsi="宋体" w:hint="eastAsia"/>
          <w:szCs w:val="21"/>
        </w:rPr>
        <w:t>按钮即可。</w:t>
      </w:r>
    </w:p>
    <w:p w:rsidR="00213FDB" w:rsidRPr="00EE437F" w:rsidRDefault="00213FDB" w:rsidP="00C74F02">
      <w:pPr>
        <w:spacing w:line="360" w:lineRule="auto"/>
        <w:ind w:firstLineChars="200" w:firstLine="420"/>
        <w:rPr>
          <w:rFonts w:ascii="Times New Roman" w:hAnsi="Times New Roman"/>
          <w:szCs w:val="21"/>
        </w:rPr>
      </w:pPr>
      <w:r w:rsidRPr="00EE437F">
        <w:rPr>
          <w:rFonts w:ascii="Times New Roman" w:hAnsi="宋体" w:hint="eastAsia"/>
          <w:szCs w:val="21"/>
        </w:rPr>
        <w:t>删除问卷时，直接点击</w:t>
      </w:r>
      <w:r>
        <w:rPr>
          <w:rFonts w:ascii="Times New Roman" w:hAnsi="Times New Roman" w:hint="eastAsia"/>
          <w:szCs w:val="21"/>
        </w:rPr>
        <w:t>“</w:t>
      </w:r>
      <w:r w:rsidRPr="00EE437F">
        <w:rPr>
          <w:rFonts w:ascii="Times New Roman" w:hAnsi="宋体" w:hint="eastAsia"/>
          <w:szCs w:val="21"/>
        </w:rPr>
        <w:t>删除</w:t>
      </w:r>
      <w:r>
        <w:rPr>
          <w:rFonts w:ascii="Times New Roman" w:hAnsi="Times New Roman" w:hint="eastAsia"/>
          <w:szCs w:val="21"/>
        </w:rPr>
        <w:t>”</w:t>
      </w:r>
      <w:r w:rsidRPr="00EE437F">
        <w:rPr>
          <w:rFonts w:ascii="Times New Roman" w:hAnsi="宋体" w:hint="eastAsia"/>
          <w:szCs w:val="21"/>
        </w:rPr>
        <w:t>，系统会自动弹出</w:t>
      </w:r>
      <w:r>
        <w:rPr>
          <w:rFonts w:ascii="Times New Roman" w:hAnsi="Times New Roman" w:hint="eastAsia"/>
          <w:szCs w:val="21"/>
        </w:rPr>
        <w:t>“</w:t>
      </w:r>
      <w:r>
        <w:rPr>
          <w:rFonts w:ascii="Times New Roman" w:hAnsi="宋体" w:hint="eastAsia"/>
          <w:szCs w:val="21"/>
        </w:rPr>
        <w:t>此调查问卷已成功删除！</w:t>
      </w:r>
      <w:r>
        <w:rPr>
          <w:rFonts w:ascii="Times New Roman" w:hAnsi="Times New Roman" w:hint="eastAsia"/>
          <w:szCs w:val="21"/>
        </w:rPr>
        <w:t>”</w:t>
      </w:r>
      <w:r w:rsidRPr="00EE437F">
        <w:rPr>
          <w:rFonts w:ascii="Times New Roman" w:hAnsi="宋体" w:hint="eastAsia"/>
          <w:szCs w:val="21"/>
        </w:rPr>
        <w:t>的对话框，点击确定即可</w:t>
      </w:r>
      <w:r>
        <w:rPr>
          <w:rFonts w:ascii="Times New Roman" w:hAnsi="宋体" w:hint="eastAsia"/>
          <w:szCs w:val="21"/>
        </w:rPr>
        <w:t>，如图</w:t>
      </w:r>
      <w:r>
        <w:rPr>
          <w:rFonts w:ascii="Times New Roman" w:hAnsi="宋体"/>
          <w:szCs w:val="21"/>
        </w:rPr>
        <w:t>12</w:t>
      </w:r>
      <w:r>
        <w:rPr>
          <w:rFonts w:ascii="Times New Roman" w:hAnsi="宋体" w:hint="eastAsia"/>
          <w:szCs w:val="21"/>
        </w:rPr>
        <w:t>所示</w:t>
      </w:r>
      <w:r w:rsidRPr="00EE437F">
        <w:rPr>
          <w:rFonts w:ascii="Times New Roman" w:hAnsi="宋体" w:hint="eastAsia"/>
          <w:szCs w:val="21"/>
        </w:rPr>
        <w:t>。</w:t>
      </w:r>
    </w:p>
    <w:p w:rsidR="00213FDB" w:rsidRDefault="00A31F86" w:rsidP="00C74F02">
      <w:pPr>
        <w:jc w:val="center"/>
        <w:rPr>
          <w:rFonts w:ascii="Times New Roman" w:hAnsi="Times New Roman"/>
          <w:szCs w:val="21"/>
        </w:rPr>
      </w:pPr>
      <w:r>
        <w:rPr>
          <w:rFonts w:ascii="Times New Roman" w:hAnsi="Times New Roman"/>
          <w:szCs w:val="21"/>
        </w:rPr>
        <w:pict>
          <v:shape id="_x0000_i1036" type="#_x0000_t75" style="width:386.35pt;height:234.8pt">
            <v:imagedata r:id="rId25" o:title=""/>
            <o:lock v:ext="edit" aspectratio="f"/>
          </v:shape>
        </w:pict>
      </w:r>
    </w:p>
    <w:p w:rsidR="00213FDB" w:rsidRPr="00EE437F" w:rsidRDefault="00213FDB" w:rsidP="00C74F02">
      <w:pPr>
        <w:jc w:val="center"/>
        <w:rPr>
          <w:rFonts w:ascii="Times New Roman" w:hAnsi="Times New Roman"/>
          <w:szCs w:val="21"/>
        </w:rPr>
      </w:pPr>
      <w:r>
        <w:rPr>
          <w:rFonts w:ascii="Times New Roman" w:hAnsi="Times New Roman" w:hint="eastAsia"/>
          <w:szCs w:val="21"/>
        </w:rPr>
        <w:t>图</w:t>
      </w:r>
      <w:r>
        <w:rPr>
          <w:rFonts w:ascii="Times New Roman" w:hAnsi="Times New Roman"/>
          <w:szCs w:val="21"/>
        </w:rPr>
        <w:t xml:space="preserve">12 </w:t>
      </w:r>
      <w:r>
        <w:rPr>
          <w:rFonts w:ascii="Times New Roman" w:hAnsi="Times New Roman" w:hint="eastAsia"/>
          <w:szCs w:val="21"/>
        </w:rPr>
        <w:t>删除问卷</w:t>
      </w:r>
    </w:p>
    <w:p w:rsidR="00213FDB" w:rsidRPr="00EE437F" w:rsidRDefault="00213FDB" w:rsidP="00C74F02">
      <w:pPr>
        <w:spacing w:line="360" w:lineRule="auto"/>
        <w:ind w:firstLineChars="200" w:firstLine="420"/>
        <w:rPr>
          <w:rFonts w:ascii="Times New Roman" w:hAnsi="Times New Roman"/>
          <w:szCs w:val="21"/>
        </w:rPr>
      </w:pPr>
      <w:r w:rsidRPr="00EE437F">
        <w:rPr>
          <w:rFonts w:ascii="Times New Roman" w:hAnsi="宋体" w:hint="eastAsia"/>
          <w:szCs w:val="21"/>
        </w:rPr>
        <w:t>问卷预览时，如图</w:t>
      </w:r>
      <w:r>
        <w:rPr>
          <w:rFonts w:ascii="Times New Roman" w:hAnsi="Times New Roman"/>
          <w:szCs w:val="21"/>
        </w:rPr>
        <w:t>13</w:t>
      </w:r>
      <w:r w:rsidRPr="00EE437F">
        <w:rPr>
          <w:rFonts w:ascii="Times New Roman" w:hAnsi="宋体" w:hint="eastAsia"/>
          <w:szCs w:val="21"/>
        </w:rPr>
        <w:t>所示，可看到调查问卷的详细内容，点击链接</w:t>
      </w:r>
      <w:r>
        <w:rPr>
          <w:rFonts w:ascii="Times New Roman" w:hAnsi="Times New Roman" w:hint="eastAsia"/>
          <w:szCs w:val="21"/>
        </w:rPr>
        <w:t>“</w:t>
      </w:r>
      <w:r w:rsidRPr="00EE437F">
        <w:rPr>
          <w:rFonts w:ascii="Times New Roman" w:hAnsi="宋体" w:hint="eastAsia"/>
          <w:szCs w:val="21"/>
        </w:rPr>
        <w:t>查看调查问卷结果</w:t>
      </w:r>
      <w:r>
        <w:rPr>
          <w:rFonts w:ascii="Times New Roman" w:hAnsi="Times New Roman" w:hint="eastAsia"/>
          <w:szCs w:val="21"/>
        </w:rPr>
        <w:t>”</w:t>
      </w:r>
      <w:r w:rsidRPr="00EE437F">
        <w:rPr>
          <w:rFonts w:ascii="Times New Roman" w:hAnsi="宋体" w:hint="eastAsia"/>
          <w:szCs w:val="21"/>
        </w:rPr>
        <w:t>，页面转至图</w:t>
      </w:r>
      <w:r>
        <w:rPr>
          <w:rFonts w:ascii="Times New Roman" w:hAnsi="Times New Roman"/>
          <w:szCs w:val="21"/>
        </w:rPr>
        <w:t>14</w:t>
      </w:r>
      <w:r w:rsidRPr="00EE437F">
        <w:rPr>
          <w:rFonts w:ascii="Times New Roman" w:hAnsi="宋体" w:hint="eastAsia"/>
          <w:szCs w:val="21"/>
        </w:rPr>
        <w:t>所示问卷结果展示页。</w:t>
      </w:r>
    </w:p>
    <w:p w:rsidR="00213FDB" w:rsidRDefault="00A31F86" w:rsidP="00C74F02">
      <w:pPr>
        <w:jc w:val="center"/>
        <w:rPr>
          <w:rFonts w:ascii="Times New Roman" w:hAnsi="Times New Roman"/>
          <w:szCs w:val="21"/>
        </w:rPr>
      </w:pPr>
      <w:r>
        <w:rPr>
          <w:rFonts w:ascii="Times New Roman" w:hAnsi="Times New Roman"/>
          <w:szCs w:val="21"/>
        </w:rPr>
        <w:lastRenderedPageBreak/>
        <w:pict>
          <v:shape id="_x0000_i1037" type="#_x0000_t75" style="width:386.85pt;height:233.2pt">
            <v:imagedata r:id="rId26" o:title=""/>
            <o:lock v:ext="edit" aspectratio="f"/>
          </v:shape>
        </w:pict>
      </w:r>
    </w:p>
    <w:p w:rsidR="00213FDB" w:rsidRPr="00EE437F" w:rsidRDefault="00213FDB" w:rsidP="00C74F02">
      <w:pPr>
        <w:jc w:val="center"/>
        <w:rPr>
          <w:rFonts w:ascii="Times New Roman" w:hAnsi="Times New Roman"/>
          <w:szCs w:val="21"/>
        </w:rPr>
      </w:pPr>
      <w:r>
        <w:rPr>
          <w:rFonts w:ascii="Times New Roman" w:hAnsi="Times New Roman" w:hint="eastAsia"/>
          <w:szCs w:val="21"/>
        </w:rPr>
        <w:t>图</w:t>
      </w:r>
      <w:r>
        <w:rPr>
          <w:rFonts w:ascii="Times New Roman" w:hAnsi="Times New Roman"/>
          <w:szCs w:val="21"/>
        </w:rPr>
        <w:t xml:space="preserve">13 </w:t>
      </w:r>
      <w:r>
        <w:rPr>
          <w:rFonts w:ascii="Times New Roman" w:hAnsi="宋体" w:hint="eastAsia"/>
          <w:szCs w:val="21"/>
        </w:rPr>
        <w:t>问卷预览</w:t>
      </w:r>
    </w:p>
    <w:p w:rsidR="00213FDB" w:rsidRDefault="00A31F86" w:rsidP="00C74F02">
      <w:pPr>
        <w:jc w:val="center"/>
        <w:rPr>
          <w:rFonts w:ascii="Times New Roman" w:hAnsi="Times New Roman"/>
          <w:szCs w:val="21"/>
        </w:rPr>
      </w:pPr>
      <w:r>
        <w:rPr>
          <w:rFonts w:ascii="Times New Roman" w:hAnsi="Times New Roman"/>
          <w:szCs w:val="21"/>
        </w:rPr>
        <w:pict>
          <v:shape id="_x0000_i1038" type="#_x0000_t75" style="width:390.1pt;height:231.6pt">
            <v:imagedata r:id="rId27" o:title=""/>
            <o:lock v:ext="edit" aspectratio="f"/>
          </v:shape>
        </w:pict>
      </w:r>
    </w:p>
    <w:p w:rsidR="00213FDB" w:rsidRPr="00EE437F" w:rsidRDefault="00213FDB" w:rsidP="00C74F02">
      <w:pPr>
        <w:jc w:val="center"/>
        <w:rPr>
          <w:rFonts w:ascii="Times New Roman" w:hAnsi="Times New Roman"/>
        </w:rPr>
      </w:pPr>
      <w:r>
        <w:rPr>
          <w:rFonts w:ascii="Times New Roman" w:hAnsi="Times New Roman" w:hint="eastAsia"/>
          <w:szCs w:val="21"/>
        </w:rPr>
        <w:t>图</w:t>
      </w:r>
      <w:r>
        <w:rPr>
          <w:rFonts w:ascii="Times New Roman" w:hAnsi="Times New Roman"/>
          <w:szCs w:val="21"/>
        </w:rPr>
        <w:t xml:space="preserve">14 </w:t>
      </w:r>
      <w:r>
        <w:rPr>
          <w:rFonts w:ascii="Times New Roman" w:hAnsi="宋体" w:hint="eastAsia"/>
          <w:szCs w:val="21"/>
        </w:rPr>
        <w:t>问卷</w:t>
      </w:r>
      <w:r w:rsidRPr="00EE437F">
        <w:rPr>
          <w:rFonts w:ascii="Times New Roman" w:hAnsi="宋体" w:hint="eastAsia"/>
          <w:szCs w:val="21"/>
        </w:rPr>
        <w:t>结果展示</w:t>
      </w:r>
    </w:p>
    <w:p w:rsidR="00213FDB" w:rsidRPr="00EE437F" w:rsidRDefault="00213FDB" w:rsidP="00C74F02">
      <w:pPr>
        <w:spacing w:line="360" w:lineRule="auto"/>
        <w:rPr>
          <w:rFonts w:ascii="Times New Roman" w:hAnsi="Times New Roman"/>
        </w:rPr>
      </w:pPr>
      <w:r w:rsidRPr="00EE437F">
        <w:rPr>
          <w:rFonts w:ascii="Times New Roman" w:hAnsi="Times New Roman"/>
        </w:rPr>
        <w:t>3</w:t>
      </w:r>
      <w:r w:rsidRPr="00EE437F">
        <w:rPr>
          <w:rFonts w:ascii="Times New Roman" w:hAnsi="宋体" w:hint="eastAsia"/>
        </w:rPr>
        <w:t>、普通用户管理</w:t>
      </w:r>
    </w:p>
    <w:p w:rsidR="00213FDB" w:rsidRPr="00EE437F" w:rsidRDefault="00213FDB" w:rsidP="00C74F02">
      <w:pPr>
        <w:spacing w:line="360" w:lineRule="auto"/>
        <w:ind w:firstLineChars="200" w:firstLine="420"/>
        <w:rPr>
          <w:rFonts w:ascii="Times New Roman" w:hAnsi="Times New Roman"/>
        </w:rPr>
      </w:pPr>
      <w:r w:rsidRPr="00EE437F">
        <w:rPr>
          <w:rFonts w:ascii="Times New Roman" w:hAnsi="宋体" w:hint="eastAsia"/>
          <w:szCs w:val="21"/>
        </w:rPr>
        <w:t>点击导航栏中</w:t>
      </w:r>
      <w:r>
        <w:rPr>
          <w:rFonts w:ascii="Times New Roman" w:hAnsi="Times New Roman" w:hint="eastAsia"/>
          <w:szCs w:val="21"/>
        </w:rPr>
        <w:t>“</w:t>
      </w:r>
      <w:r w:rsidRPr="00EE437F">
        <w:rPr>
          <w:rFonts w:ascii="Times New Roman" w:hAnsi="宋体" w:hint="eastAsia"/>
          <w:szCs w:val="21"/>
        </w:rPr>
        <w:t>普通用户管理</w:t>
      </w:r>
      <w:r>
        <w:rPr>
          <w:rFonts w:ascii="Times New Roman" w:hAnsi="Times New Roman" w:hint="eastAsia"/>
          <w:szCs w:val="21"/>
        </w:rPr>
        <w:t>”</w:t>
      </w:r>
      <w:r w:rsidRPr="00EE437F">
        <w:rPr>
          <w:rFonts w:ascii="Times New Roman" w:hAnsi="宋体" w:hint="eastAsia"/>
          <w:szCs w:val="21"/>
        </w:rPr>
        <w:t>进入普通用户管理模块，可看到已创建的普通用户信息</w:t>
      </w:r>
      <w:r>
        <w:rPr>
          <w:rFonts w:ascii="Times New Roman" w:hAnsi="宋体" w:hint="eastAsia"/>
          <w:szCs w:val="21"/>
        </w:rPr>
        <w:t>，</w:t>
      </w:r>
      <w:r w:rsidRPr="00EE437F">
        <w:rPr>
          <w:rFonts w:ascii="Times New Roman" w:hAnsi="宋体" w:hint="eastAsia"/>
          <w:szCs w:val="21"/>
        </w:rPr>
        <w:t>如</w:t>
      </w:r>
      <w:r w:rsidRPr="00D2290F">
        <w:rPr>
          <w:rFonts w:ascii="Times New Roman" w:hAnsi="宋体" w:hint="eastAsia"/>
          <w:szCs w:val="21"/>
        </w:rPr>
        <w:t>图</w:t>
      </w:r>
      <w:r w:rsidRPr="00D2290F">
        <w:rPr>
          <w:rFonts w:ascii="Times New Roman" w:hAnsi="Times New Roman"/>
          <w:szCs w:val="21"/>
        </w:rPr>
        <w:t>15</w:t>
      </w:r>
      <w:r w:rsidRPr="00EE437F">
        <w:rPr>
          <w:rFonts w:ascii="Times New Roman" w:hAnsi="宋体" w:hint="eastAsia"/>
          <w:szCs w:val="21"/>
        </w:rPr>
        <w:t>所示，包括问卷标题、问卷说明、创建时间、创建人等</w:t>
      </w:r>
      <w:r>
        <w:rPr>
          <w:rFonts w:ascii="Times New Roman" w:hAnsi="宋体" w:hint="eastAsia"/>
          <w:szCs w:val="21"/>
        </w:rPr>
        <w:t>信息。</w:t>
      </w:r>
      <w:r w:rsidRPr="00EE437F">
        <w:rPr>
          <w:rFonts w:ascii="Times New Roman" w:hAnsi="宋体" w:hint="eastAsia"/>
          <w:szCs w:val="21"/>
        </w:rPr>
        <w:t>问卷条目较多时可以翻页浏览。</w:t>
      </w:r>
    </w:p>
    <w:p w:rsidR="00213FDB" w:rsidRPr="00EE437F" w:rsidRDefault="00A31F86" w:rsidP="00C74F02">
      <w:pPr>
        <w:jc w:val="center"/>
        <w:rPr>
          <w:rFonts w:ascii="Times New Roman" w:hAnsi="Times New Roman"/>
        </w:rPr>
      </w:pPr>
      <w:r>
        <w:rPr>
          <w:rFonts w:ascii="Times New Roman" w:hAnsi="Times New Roman"/>
        </w:rPr>
        <w:lastRenderedPageBreak/>
        <w:pict>
          <v:shape id="_x0000_i1039" type="#_x0000_t75" style="width:382.05pt;height:235.35pt">
            <v:imagedata r:id="rId28" o:title=""/>
            <o:lock v:ext="edit" aspectratio="f"/>
          </v:shape>
        </w:pict>
      </w:r>
    </w:p>
    <w:p w:rsidR="00213FDB" w:rsidRPr="00EE437F" w:rsidRDefault="00213FDB" w:rsidP="00C74F02">
      <w:pPr>
        <w:jc w:val="center"/>
        <w:rPr>
          <w:rFonts w:ascii="Times New Roman" w:hAnsi="Times New Roman"/>
        </w:rPr>
      </w:pPr>
      <w:r w:rsidRPr="00EE437F">
        <w:rPr>
          <w:rFonts w:ascii="Times New Roman" w:hAnsi="宋体" w:hint="eastAsia"/>
        </w:rPr>
        <w:t>图</w:t>
      </w:r>
      <w:r>
        <w:rPr>
          <w:rFonts w:ascii="Times New Roman" w:hAnsi="Times New Roman"/>
        </w:rPr>
        <w:t>15</w:t>
      </w:r>
      <w:r w:rsidRPr="00EE437F">
        <w:rPr>
          <w:rFonts w:ascii="Times New Roman" w:hAnsi="Times New Roman"/>
        </w:rPr>
        <w:t xml:space="preserve"> </w:t>
      </w:r>
      <w:r w:rsidRPr="00EE437F">
        <w:rPr>
          <w:rFonts w:ascii="Times New Roman" w:hAnsi="宋体" w:hint="eastAsia"/>
        </w:rPr>
        <w:t>普通用户管理页</w:t>
      </w:r>
    </w:p>
    <w:p w:rsidR="00213FDB" w:rsidRPr="00EE437F" w:rsidRDefault="00213FDB" w:rsidP="00C74F02">
      <w:pPr>
        <w:spacing w:line="360" w:lineRule="auto"/>
        <w:ind w:firstLineChars="200" w:firstLine="420"/>
        <w:rPr>
          <w:rFonts w:ascii="Times New Roman" w:hAnsi="Times New Roman"/>
        </w:rPr>
      </w:pPr>
      <w:r w:rsidRPr="00EE437F">
        <w:rPr>
          <w:rFonts w:ascii="Times New Roman" w:hAnsi="宋体" w:hint="eastAsia"/>
          <w:szCs w:val="21"/>
        </w:rPr>
        <w:t>本模块中可进行的操作有：创建用户、查看用户、修改用户和删除用户。其中，创建用户</w:t>
      </w:r>
      <w:r>
        <w:rPr>
          <w:rFonts w:ascii="Times New Roman" w:hAnsi="宋体" w:hint="eastAsia"/>
          <w:szCs w:val="21"/>
        </w:rPr>
        <w:t>时</w:t>
      </w:r>
      <w:r w:rsidRPr="00EE437F">
        <w:rPr>
          <w:rFonts w:ascii="Times New Roman" w:hAnsi="宋体" w:hint="eastAsia"/>
          <w:szCs w:val="21"/>
        </w:rPr>
        <w:t>需填写用户名和密码，点击</w:t>
      </w:r>
      <w:r>
        <w:rPr>
          <w:rFonts w:ascii="Times New Roman" w:hAnsi="Times New Roman" w:hint="eastAsia"/>
          <w:szCs w:val="21"/>
        </w:rPr>
        <w:t>“</w:t>
      </w:r>
      <w:r w:rsidRPr="00EE437F">
        <w:rPr>
          <w:rFonts w:ascii="Times New Roman" w:hAnsi="宋体" w:hint="eastAsia"/>
          <w:szCs w:val="21"/>
        </w:rPr>
        <w:t>保存按钮</w:t>
      </w:r>
      <w:r>
        <w:rPr>
          <w:rFonts w:ascii="Times New Roman" w:hAnsi="Times New Roman" w:hint="eastAsia"/>
          <w:szCs w:val="21"/>
        </w:rPr>
        <w:t>”</w:t>
      </w:r>
      <w:r w:rsidRPr="00EE437F">
        <w:rPr>
          <w:rFonts w:ascii="Times New Roman" w:hAnsi="宋体" w:hint="eastAsia"/>
          <w:szCs w:val="21"/>
        </w:rPr>
        <w:t>后，页面会自动跳转到</w:t>
      </w:r>
      <w:r>
        <w:rPr>
          <w:rFonts w:ascii="Times New Roman" w:hAnsi="宋体" w:hint="eastAsia"/>
          <w:szCs w:val="21"/>
        </w:rPr>
        <w:t>普通用户列表</w:t>
      </w:r>
      <w:r w:rsidRPr="00EE437F">
        <w:rPr>
          <w:rFonts w:ascii="Times New Roman" w:hAnsi="宋体" w:hint="eastAsia"/>
          <w:szCs w:val="21"/>
        </w:rPr>
        <w:t>页。</w:t>
      </w:r>
      <w:r>
        <w:rPr>
          <w:rFonts w:ascii="Times New Roman" w:hAnsi="宋体" w:hint="eastAsia"/>
          <w:szCs w:val="21"/>
        </w:rPr>
        <w:t>查看用户和修改用户操作与创建用户类似。以创建用户为例，</w:t>
      </w:r>
      <w:r w:rsidRPr="00EE437F">
        <w:rPr>
          <w:rFonts w:ascii="Times New Roman" w:hAnsi="宋体" w:hint="eastAsia"/>
          <w:szCs w:val="21"/>
        </w:rPr>
        <w:t>如图</w:t>
      </w:r>
      <w:r>
        <w:rPr>
          <w:rFonts w:ascii="Times New Roman" w:hAnsi="Times New Roman"/>
          <w:szCs w:val="21"/>
        </w:rPr>
        <w:t>16</w:t>
      </w:r>
      <w:r w:rsidRPr="00EE437F">
        <w:rPr>
          <w:rFonts w:ascii="Times New Roman" w:hAnsi="Times New Roman"/>
          <w:szCs w:val="21"/>
        </w:rPr>
        <w:t>~</w:t>
      </w:r>
      <w:r>
        <w:rPr>
          <w:rFonts w:ascii="Times New Roman" w:hAnsi="Times New Roman"/>
          <w:szCs w:val="21"/>
        </w:rPr>
        <w:t>17</w:t>
      </w:r>
      <w:r>
        <w:rPr>
          <w:rFonts w:ascii="Times New Roman" w:hAnsi="Times New Roman" w:hint="eastAsia"/>
          <w:szCs w:val="21"/>
        </w:rPr>
        <w:t>所示。</w:t>
      </w:r>
    </w:p>
    <w:p w:rsidR="00213FDB" w:rsidRDefault="00A31F86" w:rsidP="00C74F02">
      <w:pPr>
        <w:jc w:val="center"/>
        <w:rPr>
          <w:rFonts w:ascii="Times New Roman" w:hAnsi="Times New Roman"/>
        </w:rPr>
      </w:pPr>
      <w:r>
        <w:rPr>
          <w:rFonts w:ascii="Times New Roman" w:hAnsi="Times New Roman"/>
        </w:rPr>
        <w:pict>
          <v:shape id="_x0000_i1040" type="#_x0000_t75" style="width:265.45pt;height:186.45pt">
            <v:imagedata r:id="rId29" o:title="" croptop="10142f" cropbottom="24330f" cropleft="16648f" cropright="26822f"/>
            <o:lock v:ext="edit" aspectratio="f"/>
          </v:shape>
        </w:pict>
      </w:r>
    </w:p>
    <w:p w:rsidR="00213FDB" w:rsidRPr="00EE437F" w:rsidRDefault="00213FDB" w:rsidP="00C74F02">
      <w:pPr>
        <w:jc w:val="center"/>
        <w:rPr>
          <w:rFonts w:ascii="Times New Roman" w:hAnsi="Times New Roman"/>
        </w:rPr>
      </w:pPr>
      <w:r>
        <w:rPr>
          <w:rFonts w:ascii="Times New Roman" w:hAnsi="Times New Roman" w:hint="eastAsia"/>
        </w:rPr>
        <w:t>图</w:t>
      </w:r>
      <w:r>
        <w:rPr>
          <w:rFonts w:ascii="Times New Roman" w:hAnsi="Times New Roman"/>
        </w:rPr>
        <w:t xml:space="preserve">16 </w:t>
      </w:r>
      <w:r>
        <w:rPr>
          <w:rFonts w:ascii="Times New Roman" w:hAnsi="Times New Roman" w:hint="eastAsia"/>
        </w:rPr>
        <w:t>创建用户</w:t>
      </w:r>
    </w:p>
    <w:p w:rsidR="00213FDB" w:rsidRDefault="00A31F86" w:rsidP="00C74F02">
      <w:pPr>
        <w:jc w:val="center"/>
        <w:rPr>
          <w:rFonts w:ascii="Times New Roman" w:hAnsi="Times New Roman"/>
        </w:rPr>
      </w:pPr>
      <w:r>
        <w:rPr>
          <w:rFonts w:ascii="Times New Roman" w:hAnsi="Times New Roman"/>
        </w:rPr>
        <w:lastRenderedPageBreak/>
        <w:pict>
          <v:shape id="_x0000_i1041" type="#_x0000_t75" style="width:382.55pt;height:239.1pt">
            <v:imagedata r:id="rId30" o:title=""/>
            <o:lock v:ext="edit" aspectratio="f"/>
          </v:shape>
        </w:pict>
      </w:r>
    </w:p>
    <w:p w:rsidR="00213FDB" w:rsidRPr="00EE437F" w:rsidRDefault="00213FDB" w:rsidP="00C74F02">
      <w:pPr>
        <w:jc w:val="center"/>
        <w:rPr>
          <w:rFonts w:ascii="Times New Roman" w:hAnsi="Times New Roman"/>
        </w:rPr>
      </w:pPr>
      <w:r>
        <w:rPr>
          <w:rFonts w:ascii="Times New Roman" w:hAnsi="Times New Roman" w:hint="eastAsia"/>
        </w:rPr>
        <w:t>图</w:t>
      </w:r>
      <w:r>
        <w:rPr>
          <w:rFonts w:ascii="Times New Roman" w:hAnsi="Times New Roman"/>
        </w:rPr>
        <w:t xml:space="preserve">17 </w:t>
      </w:r>
      <w:r>
        <w:rPr>
          <w:rFonts w:ascii="Times New Roman" w:hAnsi="Times New Roman" w:hint="eastAsia"/>
        </w:rPr>
        <w:t>普通用户列表</w:t>
      </w:r>
    </w:p>
    <w:p w:rsidR="00213FDB" w:rsidRPr="00EE437F" w:rsidRDefault="00213FDB" w:rsidP="00C74F02">
      <w:pPr>
        <w:spacing w:line="360" w:lineRule="auto"/>
        <w:rPr>
          <w:rFonts w:ascii="Times New Roman" w:hAnsi="Times New Roman"/>
        </w:rPr>
      </w:pPr>
      <w:r w:rsidRPr="00EE437F">
        <w:rPr>
          <w:rFonts w:ascii="Times New Roman" w:hAnsi="Times New Roman"/>
        </w:rPr>
        <w:t>4</w:t>
      </w:r>
      <w:r w:rsidRPr="00EE437F">
        <w:rPr>
          <w:rFonts w:ascii="Times New Roman" w:hAnsi="宋体" w:hint="eastAsia"/>
        </w:rPr>
        <w:t>、访问用户管理</w:t>
      </w:r>
    </w:p>
    <w:p w:rsidR="00213FDB" w:rsidRPr="00EE437F" w:rsidRDefault="00213FDB" w:rsidP="00C74F02">
      <w:pPr>
        <w:spacing w:line="360" w:lineRule="auto"/>
        <w:ind w:firstLineChars="200" w:firstLine="420"/>
        <w:rPr>
          <w:rFonts w:ascii="Times New Roman" w:hAnsi="Times New Roman"/>
        </w:rPr>
      </w:pPr>
      <w:r w:rsidRPr="00EE437F">
        <w:rPr>
          <w:rFonts w:ascii="Times New Roman" w:hAnsi="宋体" w:hint="eastAsia"/>
          <w:szCs w:val="21"/>
        </w:rPr>
        <w:t>点击导航栏中</w:t>
      </w:r>
      <w:r>
        <w:rPr>
          <w:rFonts w:ascii="Times New Roman" w:hAnsi="Times New Roman" w:hint="eastAsia"/>
          <w:szCs w:val="21"/>
        </w:rPr>
        <w:t>“</w:t>
      </w:r>
      <w:r w:rsidRPr="00EE437F">
        <w:rPr>
          <w:rFonts w:ascii="Times New Roman" w:hAnsi="宋体" w:hint="eastAsia"/>
          <w:szCs w:val="21"/>
        </w:rPr>
        <w:t>访问者管理</w:t>
      </w:r>
      <w:r>
        <w:rPr>
          <w:rFonts w:ascii="Times New Roman" w:hAnsi="Times New Roman" w:hint="eastAsia"/>
          <w:szCs w:val="21"/>
        </w:rPr>
        <w:t>”</w:t>
      </w:r>
      <w:r w:rsidRPr="00EE437F">
        <w:rPr>
          <w:rFonts w:ascii="Times New Roman" w:hAnsi="宋体" w:hint="eastAsia"/>
          <w:szCs w:val="21"/>
        </w:rPr>
        <w:t>进入访问用户管理模块，可看到如</w:t>
      </w:r>
      <w:r w:rsidRPr="00F40819">
        <w:rPr>
          <w:rFonts w:ascii="Times New Roman" w:hAnsi="宋体" w:hint="eastAsia"/>
          <w:szCs w:val="21"/>
        </w:rPr>
        <w:t>图</w:t>
      </w:r>
      <w:r w:rsidRPr="00F40819">
        <w:rPr>
          <w:rFonts w:ascii="Times New Roman" w:hAnsi="Times New Roman"/>
          <w:szCs w:val="21"/>
        </w:rPr>
        <w:t>18</w:t>
      </w:r>
      <w:r w:rsidRPr="00EE437F">
        <w:rPr>
          <w:rFonts w:ascii="Times New Roman" w:hAnsi="宋体" w:hint="eastAsia"/>
          <w:szCs w:val="21"/>
        </w:rPr>
        <w:t>所示的访问用户信息，包括访问者</w:t>
      </w:r>
      <w:r w:rsidRPr="00EE437F">
        <w:rPr>
          <w:rFonts w:ascii="Times New Roman" w:hAnsi="Times New Roman"/>
          <w:szCs w:val="21"/>
        </w:rPr>
        <w:t>IP</w:t>
      </w:r>
      <w:r>
        <w:rPr>
          <w:rFonts w:ascii="Times New Roman" w:hAnsi="宋体" w:hint="eastAsia"/>
          <w:szCs w:val="21"/>
        </w:rPr>
        <w:t>地址、访问的问卷、访问者的回答、访问时间等。</w:t>
      </w:r>
      <w:r w:rsidRPr="00EE437F">
        <w:rPr>
          <w:rFonts w:ascii="Times New Roman" w:hAnsi="宋体" w:hint="eastAsia"/>
          <w:szCs w:val="21"/>
        </w:rPr>
        <w:t>访问记录条目较多时可以翻页浏览。</w:t>
      </w:r>
    </w:p>
    <w:p w:rsidR="00213FDB" w:rsidRDefault="00A31F86" w:rsidP="00C74F02">
      <w:pPr>
        <w:jc w:val="center"/>
        <w:rPr>
          <w:rFonts w:ascii="Times New Roman" w:hAnsi="Times New Roman"/>
        </w:rPr>
      </w:pPr>
      <w:r>
        <w:rPr>
          <w:rFonts w:ascii="Times New Roman" w:hAnsi="Times New Roman"/>
        </w:rPr>
        <w:pict>
          <v:shape id="_x0000_i1042" type="#_x0000_t75" style="width:387.95pt;height:239.1pt">
            <v:imagedata r:id="rId31" o:title=""/>
            <o:lock v:ext="edit" aspectratio="f"/>
          </v:shape>
        </w:pict>
      </w:r>
    </w:p>
    <w:p w:rsidR="00213FDB" w:rsidRDefault="00213FDB" w:rsidP="00C74F02">
      <w:pPr>
        <w:jc w:val="center"/>
        <w:rPr>
          <w:rFonts w:ascii="Times New Roman" w:hAnsi="Times New Roman"/>
        </w:rPr>
      </w:pPr>
      <w:r>
        <w:rPr>
          <w:rFonts w:ascii="Times New Roman" w:hAnsi="Times New Roman" w:hint="eastAsia"/>
        </w:rPr>
        <w:t>图</w:t>
      </w:r>
      <w:r>
        <w:rPr>
          <w:rFonts w:ascii="Times New Roman" w:hAnsi="Times New Roman"/>
        </w:rPr>
        <w:t xml:space="preserve">18 </w:t>
      </w:r>
      <w:r>
        <w:rPr>
          <w:rFonts w:ascii="Times New Roman" w:hAnsi="Times New Roman" w:hint="eastAsia"/>
        </w:rPr>
        <w:t>访问用户信息</w:t>
      </w:r>
    </w:p>
    <w:p w:rsidR="00213FDB" w:rsidRPr="00F40819" w:rsidRDefault="00213FDB" w:rsidP="00C74F02">
      <w:pPr>
        <w:spacing w:line="360" w:lineRule="auto"/>
        <w:ind w:firstLineChars="200" w:firstLine="420"/>
        <w:rPr>
          <w:rFonts w:ascii="Times New Roman" w:hAnsi="Times New Roman"/>
        </w:rPr>
      </w:pPr>
      <w:r w:rsidRPr="00EE437F">
        <w:rPr>
          <w:rFonts w:ascii="Times New Roman" w:hAnsi="宋体" w:hint="eastAsia"/>
          <w:szCs w:val="21"/>
        </w:rPr>
        <w:t>访</w:t>
      </w:r>
      <w:r>
        <w:rPr>
          <w:rFonts w:ascii="Times New Roman" w:hAnsi="宋体" w:hint="eastAsia"/>
          <w:szCs w:val="21"/>
        </w:rPr>
        <w:t>问用户管理模块可实现搜索访问信息</w:t>
      </w:r>
      <w:r w:rsidRPr="00EE437F">
        <w:rPr>
          <w:rFonts w:ascii="Times New Roman" w:hAnsi="宋体" w:hint="eastAsia"/>
          <w:szCs w:val="21"/>
        </w:rPr>
        <w:t>和删除访问</w:t>
      </w:r>
      <w:r>
        <w:rPr>
          <w:rFonts w:ascii="Times New Roman" w:hAnsi="宋体" w:hint="eastAsia"/>
          <w:szCs w:val="21"/>
        </w:rPr>
        <w:t>信息</w:t>
      </w:r>
      <w:r w:rsidRPr="00EE437F">
        <w:rPr>
          <w:rFonts w:ascii="Times New Roman" w:hAnsi="宋体" w:hint="eastAsia"/>
          <w:szCs w:val="21"/>
        </w:rPr>
        <w:t>。其中，搜索访问</w:t>
      </w:r>
      <w:r>
        <w:rPr>
          <w:rFonts w:ascii="Times New Roman" w:hAnsi="宋体" w:hint="eastAsia"/>
          <w:szCs w:val="21"/>
        </w:rPr>
        <w:t>信息</w:t>
      </w:r>
      <w:r w:rsidRPr="00EE437F">
        <w:rPr>
          <w:rFonts w:ascii="Times New Roman" w:hAnsi="宋体" w:hint="eastAsia"/>
          <w:szCs w:val="21"/>
        </w:rPr>
        <w:t>时是根据调查问卷的名称实现的</w:t>
      </w:r>
      <w:r>
        <w:rPr>
          <w:rFonts w:ascii="Times New Roman" w:hAnsi="宋体" w:hint="eastAsia"/>
          <w:szCs w:val="21"/>
        </w:rPr>
        <w:t>，如图</w:t>
      </w:r>
      <w:r>
        <w:rPr>
          <w:rFonts w:ascii="Times New Roman" w:hAnsi="宋体"/>
          <w:szCs w:val="21"/>
        </w:rPr>
        <w:t>19</w:t>
      </w:r>
      <w:r>
        <w:rPr>
          <w:rFonts w:ascii="Times New Roman" w:hAnsi="宋体" w:hint="eastAsia"/>
          <w:szCs w:val="21"/>
        </w:rPr>
        <w:t>所示</w:t>
      </w:r>
      <w:r w:rsidRPr="00EE437F">
        <w:rPr>
          <w:rFonts w:ascii="Times New Roman" w:hAnsi="宋体" w:hint="eastAsia"/>
          <w:szCs w:val="21"/>
        </w:rPr>
        <w:t>。</w:t>
      </w:r>
      <w:r>
        <w:rPr>
          <w:rFonts w:ascii="Times New Roman" w:hAnsi="宋体" w:hint="eastAsia"/>
          <w:szCs w:val="21"/>
        </w:rPr>
        <w:t>删除访问信息如图</w:t>
      </w:r>
      <w:r>
        <w:rPr>
          <w:rFonts w:ascii="Times New Roman" w:hAnsi="宋体"/>
          <w:szCs w:val="21"/>
        </w:rPr>
        <w:t>20</w:t>
      </w:r>
      <w:r>
        <w:rPr>
          <w:rFonts w:ascii="Times New Roman" w:hAnsi="宋体" w:hint="eastAsia"/>
          <w:szCs w:val="21"/>
        </w:rPr>
        <w:t>所示。</w:t>
      </w:r>
    </w:p>
    <w:p w:rsidR="00213FDB" w:rsidRDefault="00A31F86" w:rsidP="00C74F02">
      <w:pPr>
        <w:jc w:val="center"/>
        <w:rPr>
          <w:rFonts w:ascii="Times New Roman" w:hAnsi="Times New Roman"/>
        </w:rPr>
      </w:pPr>
      <w:r>
        <w:rPr>
          <w:rFonts w:ascii="Times New Roman" w:hAnsi="Times New Roman"/>
        </w:rPr>
        <w:lastRenderedPageBreak/>
        <w:pict>
          <v:shape id="_x0000_i1043" type="#_x0000_t75" style="width:385.25pt;height:235.35pt">
            <v:imagedata r:id="rId32" o:title=""/>
            <o:lock v:ext="edit" aspectratio="f"/>
          </v:shape>
        </w:pict>
      </w:r>
    </w:p>
    <w:p w:rsidR="00213FDB" w:rsidRPr="00EE437F" w:rsidRDefault="00213FDB" w:rsidP="00C74F02">
      <w:pPr>
        <w:jc w:val="center"/>
        <w:rPr>
          <w:rFonts w:ascii="Times New Roman" w:hAnsi="Times New Roman"/>
        </w:rPr>
      </w:pPr>
      <w:r>
        <w:rPr>
          <w:rFonts w:ascii="Times New Roman" w:hAnsi="Times New Roman" w:hint="eastAsia"/>
        </w:rPr>
        <w:t>图</w:t>
      </w:r>
      <w:r>
        <w:rPr>
          <w:rFonts w:ascii="Times New Roman" w:hAnsi="Times New Roman"/>
        </w:rPr>
        <w:t xml:space="preserve">19 </w:t>
      </w:r>
      <w:r>
        <w:rPr>
          <w:rFonts w:ascii="Times New Roman" w:hAnsi="Times New Roman" w:hint="eastAsia"/>
        </w:rPr>
        <w:t>搜索访问信息</w:t>
      </w:r>
    </w:p>
    <w:p w:rsidR="00213FDB" w:rsidRPr="00EE437F" w:rsidRDefault="00A31F86" w:rsidP="00C74F02">
      <w:pPr>
        <w:jc w:val="center"/>
        <w:rPr>
          <w:rFonts w:ascii="Times New Roman" w:hAnsi="Times New Roman"/>
        </w:rPr>
      </w:pPr>
      <w:r>
        <w:rPr>
          <w:rFonts w:ascii="Times New Roman" w:hAnsi="Times New Roman"/>
        </w:rPr>
        <w:pict>
          <v:shape id="_x0000_i1044" type="#_x0000_t75" style="width:383.1pt;height:238.55pt">
            <v:imagedata r:id="rId33" o:title=""/>
            <o:lock v:ext="edit" aspectratio="f"/>
          </v:shape>
        </w:pict>
      </w:r>
    </w:p>
    <w:p w:rsidR="00213FDB" w:rsidRPr="00EE437F" w:rsidRDefault="00213FDB" w:rsidP="00C74F02">
      <w:pPr>
        <w:jc w:val="center"/>
        <w:rPr>
          <w:rFonts w:ascii="Times New Roman" w:hAnsi="Times New Roman"/>
        </w:rPr>
      </w:pPr>
      <w:r>
        <w:rPr>
          <w:rFonts w:ascii="Times New Roman" w:hAnsi="Times New Roman" w:hint="eastAsia"/>
        </w:rPr>
        <w:t>图</w:t>
      </w:r>
      <w:r>
        <w:rPr>
          <w:rFonts w:ascii="Times New Roman" w:hAnsi="Times New Roman"/>
        </w:rPr>
        <w:t xml:space="preserve">20 </w:t>
      </w:r>
      <w:r>
        <w:rPr>
          <w:rFonts w:ascii="Times New Roman" w:hAnsi="Times New Roman" w:hint="eastAsia"/>
        </w:rPr>
        <w:t>删除访问信息</w:t>
      </w:r>
    </w:p>
    <w:p w:rsidR="00213FDB" w:rsidRPr="00EE437F" w:rsidRDefault="00213FDB" w:rsidP="00B13AF2">
      <w:pPr>
        <w:pStyle w:val="3"/>
        <w:spacing w:before="0" w:after="0" w:line="360" w:lineRule="auto"/>
        <w:ind w:firstLineChars="0" w:firstLine="0"/>
        <w:rPr>
          <w:rFonts w:ascii="Times New Roman" w:hAnsi="Times New Roman"/>
          <w:sz w:val="21"/>
          <w:szCs w:val="21"/>
        </w:rPr>
      </w:pPr>
      <w:bookmarkStart w:id="43" w:name="_Toc424398314"/>
      <w:smartTag w:uri="urn:schemas-microsoft-com:office:smarttags" w:element="chsdate">
        <w:smartTagPr>
          <w:attr w:name="IsROCDate" w:val="False"/>
          <w:attr w:name="IsLunarDate" w:val="False"/>
          <w:attr w:name="Day" w:val="30"/>
          <w:attr w:name="Month" w:val="12"/>
          <w:attr w:name="Year" w:val="1899"/>
        </w:smartTagPr>
        <w:r w:rsidRPr="00EE437F">
          <w:rPr>
            <w:rFonts w:ascii="Times New Roman" w:hAnsi="Times New Roman"/>
            <w:sz w:val="21"/>
            <w:szCs w:val="21"/>
          </w:rPr>
          <w:t>3.3.2</w:t>
        </w:r>
      </w:smartTag>
      <w:r w:rsidRPr="00EE437F">
        <w:rPr>
          <w:rFonts w:ascii="Times New Roman" w:hAnsi="Times New Roman"/>
          <w:sz w:val="21"/>
          <w:szCs w:val="21"/>
        </w:rPr>
        <w:t xml:space="preserve"> </w:t>
      </w:r>
      <w:r w:rsidRPr="00EE437F">
        <w:rPr>
          <w:rFonts w:ascii="Times New Roman" w:hAnsi="宋体" w:hint="eastAsia"/>
          <w:sz w:val="21"/>
          <w:szCs w:val="21"/>
        </w:rPr>
        <w:t>普通用户功能说明</w:t>
      </w:r>
      <w:bookmarkEnd w:id="43"/>
    </w:p>
    <w:p w:rsidR="00213FDB" w:rsidRPr="00EE437F" w:rsidRDefault="00213FDB" w:rsidP="00C74F02">
      <w:pPr>
        <w:spacing w:line="360" w:lineRule="auto"/>
        <w:rPr>
          <w:rFonts w:ascii="Times New Roman" w:hAnsi="Times New Roman"/>
        </w:rPr>
      </w:pPr>
      <w:r w:rsidRPr="00EE437F">
        <w:rPr>
          <w:rFonts w:ascii="Times New Roman" w:hAnsi="Times New Roman"/>
        </w:rPr>
        <w:t>1</w:t>
      </w:r>
      <w:r w:rsidRPr="00EE437F">
        <w:rPr>
          <w:rFonts w:ascii="Times New Roman" w:hAnsi="宋体" w:hint="eastAsia"/>
        </w:rPr>
        <w:t>、个人信息修改</w:t>
      </w:r>
    </w:p>
    <w:p w:rsidR="00213FDB" w:rsidRPr="00EE437F" w:rsidRDefault="00213FDB" w:rsidP="00C74F02">
      <w:pPr>
        <w:spacing w:line="360" w:lineRule="auto"/>
        <w:ind w:firstLineChars="200" w:firstLine="420"/>
        <w:rPr>
          <w:rFonts w:ascii="Times New Roman" w:hAnsi="Times New Roman"/>
        </w:rPr>
      </w:pPr>
      <w:r w:rsidRPr="00EE437F">
        <w:rPr>
          <w:rFonts w:ascii="Times New Roman" w:hAnsi="宋体" w:hint="eastAsia"/>
        </w:rPr>
        <w:t>普通用户进入系统主界面后，在用户基本信息栏中可看到用户的基本信息</w:t>
      </w:r>
      <w:r>
        <w:rPr>
          <w:rFonts w:ascii="Times New Roman" w:hAnsi="宋体" w:hint="eastAsia"/>
        </w:rPr>
        <w:t>，</w:t>
      </w:r>
      <w:r w:rsidRPr="00EE437F">
        <w:rPr>
          <w:rFonts w:ascii="Times New Roman" w:hAnsi="宋体" w:hint="eastAsia"/>
        </w:rPr>
        <w:t>如</w:t>
      </w:r>
      <w:r w:rsidRPr="00EC64DB">
        <w:rPr>
          <w:rFonts w:ascii="Times New Roman" w:hAnsi="宋体" w:hint="eastAsia"/>
        </w:rPr>
        <w:t>图</w:t>
      </w:r>
      <w:r w:rsidRPr="00EC64DB">
        <w:rPr>
          <w:rFonts w:ascii="Times New Roman" w:hAnsi="Times New Roman"/>
        </w:rPr>
        <w:t>21</w:t>
      </w:r>
      <w:r>
        <w:rPr>
          <w:rFonts w:ascii="Times New Roman" w:hAnsi="宋体" w:hint="eastAsia"/>
        </w:rPr>
        <w:t>所示。</w:t>
      </w:r>
      <w:r w:rsidRPr="00EE437F">
        <w:rPr>
          <w:rFonts w:ascii="Times New Roman" w:hAnsi="宋体" w:hint="eastAsia"/>
        </w:rPr>
        <w:t>点击</w:t>
      </w:r>
      <w:r>
        <w:rPr>
          <w:rFonts w:ascii="Times New Roman" w:hAnsi="Times New Roman" w:hint="eastAsia"/>
          <w:szCs w:val="21"/>
        </w:rPr>
        <w:t>“</w:t>
      </w:r>
      <w:r w:rsidRPr="00EE437F">
        <w:rPr>
          <w:rFonts w:ascii="Times New Roman" w:hAnsi="宋体" w:hint="eastAsia"/>
        </w:rPr>
        <w:t>个人信息修改</w:t>
      </w:r>
      <w:r>
        <w:rPr>
          <w:rFonts w:ascii="Times New Roman" w:hAnsi="Times New Roman" w:hint="eastAsia"/>
        </w:rPr>
        <w:t>”</w:t>
      </w:r>
      <w:r w:rsidRPr="00EE437F">
        <w:rPr>
          <w:rFonts w:ascii="Times New Roman" w:hAnsi="宋体" w:hint="eastAsia"/>
        </w:rPr>
        <w:t>按钮，即可弹出</w:t>
      </w:r>
      <w:r w:rsidRPr="00EC64DB">
        <w:rPr>
          <w:rFonts w:ascii="Times New Roman" w:hAnsi="宋体" w:hint="eastAsia"/>
        </w:rPr>
        <w:t>图</w:t>
      </w:r>
      <w:r w:rsidRPr="00EC64DB">
        <w:rPr>
          <w:rFonts w:ascii="Times New Roman" w:hAnsi="Times New Roman"/>
        </w:rPr>
        <w:t>22</w:t>
      </w:r>
      <w:r w:rsidRPr="00EE437F">
        <w:rPr>
          <w:rFonts w:ascii="Times New Roman" w:hAnsi="宋体" w:hint="eastAsia"/>
        </w:rPr>
        <w:t>所示的用户信息修改页面</w:t>
      </w:r>
      <w:r>
        <w:rPr>
          <w:rFonts w:ascii="Times New Roman" w:hAnsi="宋体" w:hint="eastAsia"/>
        </w:rPr>
        <w:t>的对话框，可以</w:t>
      </w:r>
      <w:r w:rsidRPr="00EE437F">
        <w:rPr>
          <w:rFonts w:ascii="Times New Roman" w:hAnsi="宋体" w:hint="eastAsia"/>
        </w:rPr>
        <w:t>修改用户名和密码。</w:t>
      </w:r>
    </w:p>
    <w:p w:rsidR="00213FDB" w:rsidRPr="00EE437F" w:rsidRDefault="00A31F86" w:rsidP="005063B5">
      <w:pPr>
        <w:spacing w:beforeLines="100" w:before="312"/>
        <w:jc w:val="center"/>
        <w:rPr>
          <w:rFonts w:ascii="Times New Roman" w:hAnsi="Times New Roman"/>
        </w:rPr>
      </w:pPr>
      <w:r>
        <w:rPr>
          <w:rFonts w:ascii="Times New Roman" w:hAnsi="Times New Roman"/>
        </w:rPr>
        <w:lastRenderedPageBreak/>
        <w:pict>
          <v:shape id="_x0000_i1045" type="#_x0000_t75" style="width:289.05pt;height:188.05pt">
            <v:imagedata r:id="rId34" o:title=""/>
            <o:lock v:ext="edit" aspectratio="f"/>
          </v:shape>
        </w:pict>
      </w:r>
    </w:p>
    <w:p w:rsidR="00213FDB" w:rsidRPr="00EE437F" w:rsidRDefault="00213FDB" w:rsidP="00C74F02">
      <w:pPr>
        <w:jc w:val="center"/>
        <w:rPr>
          <w:rFonts w:ascii="Times New Roman" w:hAnsi="Times New Roman"/>
        </w:rPr>
      </w:pPr>
      <w:r w:rsidRPr="00EE437F">
        <w:rPr>
          <w:rFonts w:ascii="Times New Roman" w:hAnsi="宋体" w:hint="eastAsia"/>
        </w:rPr>
        <w:t>图</w:t>
      </w:r>
      <w:r>
        <w:rPr>
          <w:rFonts w:ascii="Times New Roman" w:hAnsi="宋体"/>
        </w:rPr>
        <w:t>21</w:t>
      </w:r>
      <w:r w:rsidRPr="00EE437F">
        <w:rPr>
          <w:rFonts w:ascii="Times New Roman" w:hAnsi="Times New Roman"/>
        </w:rPr>
        <w:t xml:space="preserve"> </w:t>
      </w:r>
      <w:r w:rsidRPr="00EE437F">
        <w:rPr>
          <w:rFonts w:ascii="Times New Roman" w:hAnsi="宋体" w:hint="eastAsia"/>
        </w:rPr>
        <w:t>普通用户基本信息栏</w:t>
      </w:r>
    </w:p>
    <w:p w:rsidR="00213FDB" w:rsidRPr="00EE437F" w:rsidRDefault="00A31F86" w:rsidP="00C74F02">
      <w:pPr>
        <w:jc w:val="center"/>
        <w:rPr>
          <w:rFonts w:ascii="Times New Roman" w:hAnsi="Times New Roman"/>
        </w:rPr>
      </w:pPr>
      <w:r>
        <w:rPr>
          <w:rFonts w:ascii="Times New Roman" w:hAnsi="Times New Roman"/>
        </w:rPr>
        <w:pict>
          <v:shape id="_x0000_i1046" type="#_x0000_t75" style="width:4in;height:185.35pt">
            <v:imagedata r:id="rId35" o:title=""/>
            <o:lock v:ext="edit" aspectratio="f"/>
          </v:shape>
        </w:pict>
      </w:r>
    </w:p>
    <w:p w:rsidR="00213FDB" w:rsidRPr="00EE437F" w:rsidRDefault="00213FDB" w:rsidP="00C74F02">
      <w:pPr>
        <w:jc w:val="center"/>
        <w:rPr>
          <w:rFonts w:ascii="Times New Roman" w:hAnsi="Times New Roman"/>
        </w:rPr>
      </w:pPr>
      <w:r w:rsidRPr="00EE437F">
        <w:rPr>
          <w:rFonts w:ascii="Times New Roman" w:hAnsi="宋体" w:hint="eastAsia"/>
        </w:rPr>
        <w:t>图</w:t>
      </w:r>
      <w:r>
        <w:rPr>
          <w:rFonts w:ascii="Times New Roman" w:hAnsi="宋体"/>
        </w:rPr>
        <w:t>22</w:t>
      </w:r>
      <w:r w:rsidRPr="00EE437F">
        <w:rPr>
          <w:rFonts w:ascii="Times New Roman" w:hAnsi="Times New Roman"/>
        </w:rPr>
        <w:t xml:space="preserve"> </w:t>
      </w:r>
      <w:r>
        <w:rPr>
          <w:rFonts w:ascii="Times New Roman" w:hAnsi="宋体" w:hint="eastAsia"/>
        </w:rPr>
        <w:t>普通用户</w:t>
      </w:r>
      <w:r w:rsidRPr="00EE437F">
        <w:rPr>
          <w:rFonts w:ascii="Times New Roman" w:hAnsi="宋体" w:hint="eastAsia"/>
        </w:rPr>
        <w:t>信息修改页面</w:t>
      </w:r>
    </w:p>
    <w:p w:rsidR="00213FDB" w:rsidRPr="00EE437F" w:rsidRDefault="00213FDB" w:rsidP="00C74F02">
      <w:pPr>
        <w:spacing w:line="360" w:lineRule="auto"/>
        <w:rPr>
          <w:rFonts w:ascii="Times New Roman" w:hAnsi="Times New Roman"/>
        </w:rPr>
      </w:pPr>
      <w:r w:rsidRPr="00EE437F">
        <w:rPr>
          <w:rFonts w:ascii="Times New Roman" w:hAnsi="Times New Roman"/>
        </w:rPr>
        <w:t>2</w:t>
      </w:r>
      <w:r w:rsidRPr="00EE437F">
        <w:rPr>
          <w:rFonts w:ascii="Times New Roman" w:hAnsi="宋体" w:hint="eastAsia"/>
        </w:rPr>
        <w:t>、调查问卷管理</w:t>
      </w:r>
    </w:p>
    <w:p w:rsidR="00213FDB" w:rsidRPr="00EE437F" w:rsidRDefault="00213FDB" w:rsidP="00C74F02">
      <w:pPr>
        <w:spacing w:line="360" w:lineRule="auto"/>
        <w:ind w:firstLineChars="200" w:firstLine="420"/>
        <w:rPr>
          <w:rFonts w:ascii="Times New Roman" w:hAnsi="Times New Roman"/>
        </w:rPr>
      </w:pPr>
      <w:r w:rsidRPr="00EE437F">
        <w:rPr>
          <w:rFonts w:ascii="Times New Roman" w:hAnsi="宋体" w:hint="eastAsia"/>
          <w:szCs w:val="21"/>
        </w:rPr>
        <w:t>点击导航栏中</w:t>
      </w:r>
      <w:r>
        <w:rPr>
          <w:rFonts w:ascii="Times New Roman" w:hAnsi="Times New Roman" w:hint="eastAsia"/>
          <w:szCs w:val="21"/>
        </w:rPr>
        <w:t>“</w:t>
      </w:r>
      <w:r w:rsidRPr="00EE437F">
        <w:rPr>
          <w:rFonts w:ascii="Times New Roman" w:hAnsi="宋体" w:hint="eastAsia"/>
          <w:szCs w:val="21"/>
        </w:rPr>
        <w:t>调查问卷管理</w:t>
      </w:r>
      <w:r>
        <w:rPr>
          <w:rFonts w:ascii="Times New Roman" w:hAnsi="Times New Roman" w:hint="eastAsia"/>
          <w:szCs w:val="21"/>
        </w:rPr>
        <w:t>”</w:t>
      </w:r>
      <w:r w:rsidRPr="00EE437F">
        <w:rPr>
          <w:rFonts w:ascii="Times New Roman" w:hAnsi="宋体" w:hint="eastAsia"/>
          <w:szCs w:val="21"/>
        </w:rPr>
        <w:t>进入调查问卷管理模块，可看到如</w:t>
      </w:r>
      <w:r w:rsidRPr="00AF2E2B">
        <w:rPr>
          <w:rFonts w:ascii="Times New Roman" w:hAnsi="宋体" w:hint="eastAsia"/>
          <w:szCs w:val="21"/>
        </w:rPr>
        <w:t>图</w:t>
      </w:r>
      <w:r w:rsidRPr="00AF2E2B">
        <w:rPr>
          <w:rFonts w:ascii="Times New Roman" w:hAnsi="Times New Roman"/>
          <w:szCs w:val="21"/>
        </w:rPr>
        <w:t>23</w:t>
      </w:r>
      <w:r w:rsidRPr="00EE437F">
        <w:rPr>
          <w:rFonts w:ascii="Times New Roman" w:hAnsi="宋体" w:hint="eastAsia"/>
          <w:szCs w:val="21"/>
        </w:rPr>
        <w:t>所示的已创建的调查问卷信息，包括问卷标题、问卷说明、创建时间、创建人等。问卷条目较多时可以翻页浏览。此模块与超级管理员中调查问卷管理的实现相似，不同之处在于普通用户只能管理自己创建的调查问卷。</w:t>
      </w:r>
    </w:p>
    <w:p w:rsidR="00213FDB" w:rsidRPr="00EE437F" w:rsidRDefault="00A31F86" w:rsidP="00C74F02">
      <w:pPr>
        <w:jc w:val="center"/>
        <w:rPr>
          <w:rFonts w:ascii="Times New Roman" w:hAnsi="Times New Roman"/>
        </w:rPr>
      </w:pPr>
      <w:r>
        <w:rPr>
          <w:rFonts w:ascii="Times New Roman" w:hAnsi="Times New Roman"/>
        </w:rPr>
        <w:lastRenderedPageBreak/>
        <w:pict>
          <v:shape id="_x0000_i1047" type="#_x0000_t75" style="width:381.5pt;height:238.55pt">
            <v:imagedata r:id="rId21" o:title=""/>
            <o:lock v:ext="edit" aspectratio="f"/>
          </v:shape>
        </w:pict>
      </w:r>
    </w:p>
    <w:p w:rsidR="00213FDB" w:rsidRPr="00EE437F" w:rsidRDefault="00213FDB" w:rsidP="00C74F02">
      <w:pPr>
        <w:jc w:val="center"/>
        <w:rPr>
          <w:rFonts w:ascii="Times New Roman" w:hAnsi="Times New Roman"/>
        </w:rPr>
      </w:pPr>
      <w:r w:rsidRPr="00EE437F">
        <w:rPr>
          <w:rFonts w:ascii="Times New Roman" w:hAnsi="宋体" w:hint="eastAsia"/>
        </w:rPr>
        <w:t>图</w:t>
      </w:r>
      <w:r>
        <w:rPr>
          <w:rFonts w:ascii="Times New Roman" w:hAnsi="Times New Roman"/>
        </w:rPr>
        <w:t>23</w:t>
      </w:r>
      <w:r w:rsidRPr="00EE437F">
        <w:rPr>
          <w:rFonts w:ascii="Times New Roman" w:hAnsi="Times New Roman"/>
        </w:rPr>
        <w:t xml:space="preserve"> </w:t>
      </w:r>
      <w:r w:rsidRPr="00EE437F">
        <w:rPr>
          <w:rFonts w:ascii="Times New Roman" w:hAnsi="宋体" w:hint="eastAsia"/>
        </w:rPr>
        <w:t>调查问卷管理页</w:t>
      </w:r>
    </w:p>
    <w:p w:rsidR="00213FDB" w:rsidRPr="00EE437F" w:rsidRDefault="00213FDB" w:rsidP="00B13AF2">
      <w:pPr>
        <w:pStyle w:val="3"/>
        <w:spacing w:before="0" w:after="0" w:line="360" w:lineRule="auto"/>
        <w:ind w:firstLineChars="0" w:firstLine="0"/>
        <w:rPr>
          <w:rFonts w:ascii="Times New Roman" w:hAnsi="Times New Roman"/>
          <w:sz w:val="21"/>
          <w:szCs w:val="21"/>
        </w:rPr>
      </w:pPr>
      <w:bookmarkStart w:id="44" w:name="_Toc424398315"/>
      <w:smartTag w:uri="urn:schemas-microsoft-com:office:smarttags" w:element="chsdate">
        <w:smartTagPr>
          <w:attr w:name="IsROCDate" w:val="False"/>
          <w:attr w:name="IsLunarDate" w:val="False"/>
          <w:attr w:name="Day" w:val="30"/>
          <w:attr w:name="Month" w:val="12"/>
          <w:attr w:name="Year" w:val="1899"/>
        </w:smartTagPr>
        <w:r w:rsidRPr="00EE437F">
          <w:rPr>
            <w:rFonts w:ascii="Times New Roman" w:hAnsi="Times New Roman"/>
            <w:sz w:val="21"/>
            <w:szCs w:val="21"/>
          </w:rPr>
          <w:t>3.3.3</w:t>
        </w:r>
      </w:smartTag>
      <w:r w:rsidRPr="00EE437F">
        <w:rPr>
          <w:rFonts w:ascii="Times New Roman" w:hAnsi="Times New Roman"/>
          <w:sz w:val="21"/>
          <w:szCs w:val="21"/>
        </w:rPr>
        <w:t xml:space="preserve"> </w:t>
      </w:r>
      <w:r w:rsidRPr="00EE437F">
        <w:rPr>
          <w:rFonts w:ascii="Times New Roman" w:hAnsi="宋体" w:hint="eastAsia"/>
          <w:sz w:val="21"/>
          <w:szCs w:val="21"/>
        </w:rPr>
        <w:t>访问用户功能说明</w:t>
      </w:r>
      <w:bookmarkEnd w:id="44"/>
    </w:p>
    <w:p w:rsidR="00213FDB" w:rsidRPr="00EE437F" w:rsidRDefault="00213FDB" w:rsidP="00C74F02">
      <w:pPr>
        <w:spacing w:line="360" w:lineRule="auto"/>
        <w:rPr>
          <w:rFonts w:ascii="Times New Roman" w:hAnsi="Times New Roman"/>
        </w:rPr>
      </w:pPr>
      <w:r w:rsidRPr="00EE437F">
        <w:rPr>
          <w:rFonts w:ascii="Times New Roman" w:hAnsi="Times New Roman"/>
        </w:rPr>
        <w:t>1</w:t>
      </w:r>
      <w:r w:rsidRPr="00EE437F">
        <w:rPr>
          <w:rFonts w:ascii="Times New Roman" w:hAnsi="宋体" w:hint="eastAsia"/>
        </w:rPr>
        <w:t>、访问调查问卷列表</w:t>
      </w:r>
    </w:p>
    <w:p w:rsidR="00213FDB" w:rsidRPr="00EE437F" w:rsidRDefault="00213FDB" w:rsidP="00C74F02">
      <w:pPr>
        <w:spacing w:line="360" w:lineRule="auto"/>
        <w:ind w:firstLineChars="200" w:firstLine="420"/>
        <w:rPr>
          <w:rFonts w:ascii="Times New Roman" w:hAnsi="Times New Roman"/>
          <w:szCs w:val="21"/>
        </w:rPr>
      </w:pPr>
      <w:r w:rsidRPr="00EE437F">
        <w:rPr>
          <w:rFonts w:ascii="Times New Roman" w:hAnsi="宋体" w:hint="eastAsia"/>
          <w:szCs w:val="21"/>
        </w:rPr>
        <w:t>访问用户进入系统后，点击导航栏中</w:t>
      </w:r>
      <w:r>
        <w:rPr>
          <w:rFonts w:ascii="Times New Roman" w:hAnsi="Times New Roman" w:hint="eastAsia"/>
          <w:szCs w:val="21"/>
        </w:rPr>
        <w:t>“</w:t>
      </w:r>
      <w:r w:rsidRPr="00EE437F">
        <w:rPr>
          <w:rFonts w:ascii="Times New Roman" w:hAnsi="宋体" w:hint="eastAsia"/>
          <w:szCs w:val="21"/>
        </w:rPr>
        <w:t>调查问卷列表</w:t>
      </w:r>
      <w:r>
        <w:rPr>
          <w:rFonts w:ascii="Times New Roman" w:hAnsi="Times New Roman" w:hint="eastAsia"/>
          <w:szCs w:val="21"/>
        </w:rPr>
        <w:t>”</w:t>
      </w:r>
      <w:r w:rsidRPr="00EE437F">
        <w:rPr>
          <w:rFonts w:ascii="Times New Roman" w:hAnsi="宋体" w:hint="eastAsia"/>
          <w:szCs w:val="21"/>
        </w:rPr>
        <w:t>进入调查问卷列表，如</w:t>
      </w:r>
      <w:r w:rsidRPr="00AF2E2B">
        <w:rPr>
          <w:rFonts w:ascii="Times New Roman" w:hAnsi="宋体" w:hint="eastAsia"/>
          <w:szCs w:val="21"/>
        </w:rPr>
        <w:t>图</w:t>
      </w:r>
      <w:r w:rsidRPr="00AF2E2B">
        <w:rPr>
          <w:rFonts w:ascii="Times New Roman" w:hAnsi="Times New Roman"/>
          <w:szCs w:val="21"/>
        </w:rPr>
        <w:t>24</w:t>
      </w:r>
      <w:r w:rsidRPr="00EE437F">
        <w:rPr>
          <w:rFonts w:ascii="Times New Roman" w:hAnsi="宋体" w:hint="eastAsia"/>
          <w:szCs w:val="21"/>
        </w:rPr>
        <w:t>所示。访问用户可从左侧栏目中选择感兴趣的问卷参与调研，也可以直接点击右侧最新调查问卷栏中的问卷标题，或者在导航栏下的文本框中输入问卷标题，点击</w:t>
      </w:r>
      <w:r>
        <w:rPr>
          <w:rFonts w:ascii="Times New Roman" w:hAnsi="Times New Roman" w:hint="eastAsia"/>
          <w:szCs w:val="21"/>
        </w:rPr>
        <w:t>“</w:t>
      </w:r>
      <w:r w:rsidRPr="00EE437F">
        <w:rPr>
          <w:rFonts w:ascii="Times New Roman" w:hAnsi="宋体" w:hint="eastAsia"/>
          <w:szCs w:val="21"/>
        </w:rPr>
        <w:t>搜索问卷按钮</w:t>
      </w:r>
      <w:r>
        <w:rPr>
          <w:rFonts w:ascii="Times New Roman" w:hAnsi="Times New Roman" w:hint="eastAsia"/>
          <w:szCs w:val="21"/>
        </w:rPr>
        <w:t>”，如图</w:t>
      </w:r>
      <w:r>
        <w:rPr>
          <w:rFonts w:ascii="Times New Roman" w:hAnsi="Times New Roman"/>
          <w:szCs w:val="21"/>
        </w:rPr>
        <w:t>25</w:t>
      </w:r>
      <w:r>
        <w:rPr>
          <w:rFonts w:ascii="Times New Roman" w:hAnsi="Times New Roman" w:hint="eastAsia"/>
          <w:szCs w:val="21"/>
        </w:rPr>
        <w:t>所示</w:t>
      </w:r>
      <w:r w:rsidRPr="00EE437F">
        <w:rPr>
          <w:rFonts w:ascii="Times New Roman" w:hAnsi="宋体" w:hint="eastAsia"/>
          <w:szCs w:val="21"/>
        </w:rPr>
        <w:t>。</w:t>
      </w:r>
    </w:p>
    <w:p w:rsidR="00213FDB" w:rsidRDefault="00A31F86" w:rsidP="00C74F02">
      <w:pPr>
        <w:jc w:val="center"/>
        <w:rPr>
          <w:rFonts w:ascii="Times New Roman" w:hAnsi="Times New Roman"/>
        </w:rPr>
      </w:pPr>
      <w:r>
        <w:rPr>
          <w:rFonts w:ascii="Times New Roman" w:hAnsi="Times New Roman"/>
        </w:rPr>
        <w:pict>
          <v:shape id="_x0000_i1048" type="#_x0000_t75" style="width:388.5pt;height:235.9pt">
            <v:imagedata r:id="rId36" o:title=""/>
            <o:lock v:ext="edit" aspectratio="f"/>
          </v:shape>
        </w:pict>
      </w:r>
    </w:p>
    <w:p w:rsidR="00213FDB" w:rsidRPr="00EE437F" w:rsidRDefault="00213FDB" w:rsidP="00C74F02">
      <w:pPr>
        <w:jc w:val="center"/>
        <w:rPr>
          <w:rFonts w:ascii="Times New Roman" w:hAnsi="Times New Roman"/>
        </w:rPr>
      </w:pPr>
      <w:r>
        <w:rPr>
          <w:rFonts w:ascii="Times New Roman" w:hAnsi="Times New Roman" w:hint="eastAsia"/>
        </w:rPr>
        <w:t>图</w:t>
      </w:r>
      <w:r>
        <w:rPr>
          <w:rFonts w:ascii="Times New Roman" w:hAnsi="Times New Roman"/>
        </w:rPr>
        <w:t xml:space="preserve">24 </w:t>
      </w:r>
      <w:r w:rsidRPr="00EE437F">
        <w:rPr>
          <w:rFonts w:ascii="Times New Roman" w:hAnsi="宋体" w:hint="eastAsia"/>
          <w:szCs w:val="21"/>
        </w:rPr>
        <w:t>调查问卷列表</w:t>
      </w:r>
    </w:p>
    <w:p w:rsidR="00213FDB" w:rsidRDefault="00A31F86" w:rsidP="00C74F02">
      <w:pPr>
        <w:jc w:val="center"/>
        <w:rPr>
          <w:rFonts w:ascii="Times New Roman" w:hAnsi="Times New Roman"/>
        </w:rPr>
      </w:pPr>
      <w:r>
        <w:rPr>
          <w:rFonts w:ascii="Times New Roman" w:hAnsi="Times New Roman"/>
        </w:rPr>
        <w:lastRenderedPageBreak/>
        <w:pict>
          <v:shape id="_x0000_i1049" type="#_x0000_t75" style="width:383.65pt;height:231.05pt">
            <v:imagedata r:id="rId37" o:title=""/>
            <o:lock v:ext="edit" aspectratio="f"/>
          </v:shape>
        </w:pict>
      </w:r>
    </w:p>
    <w:p w:rsidR="00213FDB" w:rsidRDefault="00213FDB" w:rsidP="00C74F02">
      <w:pPr>
        <w:jc w:val="center"/>
        <w:rPr>
          <w:rFonts w:ascii="Times New Roman" w:hAnsi="Times New Roman"/>
        </w:rPr>
      </w:pPr>
      <w:r>
        <w:rPr>
          <w:rFonts w:ascii="Times New Roman" w:hAnsi="Times New Roman" w:hint="eastAsia"/>
        </w:rPr>
        <w:t>图</w:t>
      </w:r>
      <w:r>
        <w:rPr>
          <w:rFonts w:ascii="Times New Roman" w:hAnsi="Times New Roman"/>
        </w:rPr>
        <w:t xml:space="preserve">25 </w:t>
      </w:r>
      <w:r>
        <w:rPr>
          <w:rFonts w:ascii="Times New Roman" w:hAnsi="Times New Roman" w:hint="eastAsia"/>
        </w:rPr>
        <w:t>搜索调查问卷</w:t>
      </w:r>
    </w:p>
    <w:p w:rsidR="00213FDB" w:rsidRDefault="00213FDB" w:rsidP="00C74F02">
      <w:pPr>
        <w:spacing w:line="360" w:lineRule="auto"/>
        <w:rPr>
          <w:rFonts w:ascii="Times New Roman" w:hAnsi="宋体"/>
        </w:rPr>
      </w:pPr>
      <w:r w:rsidRPr="00EE437F">
        <w:rPr>
          <w:rFonts w:ascii="Times New Roman" w:hAnsi="Times New Roman"/>
        </w:rPr>
        <w:t>2</w:t>
      </w:r>
      <w:r w:rsidRPr="00EE437F">
        <w:rPr>
          <w:rFonts w:ascii="Times New Roman" w:hAnsi="宋体" w:hint="eastAsia"/>
        </w:rPr>
        <w:t>、提交调查问卷</w:t>
      </w:r>
    </w:p>
    <w:p w:rsidR="00213FDB" w:rsidRPr="00EE437F" w:rsidRDefault="00213FDB" w:rsidP="00C74F02">
      <w:pPr>
        <w:spacing w:line="360" w:lineRule="auto"/>
        <w:ind w:firstLineChars="200" w:firstLine="420"/>
        <w:rPr>
          <w:rFonts w:ascii="Times New Roman" w:hAnsi="Times New Roman"/>
        </w:rPr>
      </w:pPr>
      <w:r>
        <w:rPr>
          <w:rFonts w:ascii="Times New Roman" w:hAnsi="Times New Roman" w:hint="eastAsia"/>
        </w:rPr>
        <w:t>打开问卷参与调研时，填写完问卷问题后，点击“提交”按钮即可，如图</w:t>
      </w:r>
      <w:r>
        <w:rPr>
          <w:rFonts w:ascii="Times New Roman" w:hAnsi="Times New Roman"/>
        </w:rPr>
        <w:t>26</w:t>
      </w:r>
      <w:r>
        <w:rPr>
          <w:rFonts w:ascii="Times New Roman" w:hAnsi="Times New Roman" w:hint="eastAsia"/>
        </w:rPr>
        <w:t>所示。</w:t>
      </w:r>
    </w:p>
    <w:p w:rsidR="00213FDB" w:rsidRPr="00EE437F" w:rsidRDefault="00A31F86" w:rsidP="00C74F02">
      <w:pPr>
        <w:jc w:val="center"/>
        <w:rPr>
          <w:rFonts w:ascii="Times New Roman" w:hAnsi="Times New Roman"/>
        </w:rPr>
      </w:pPr>
      <w:r>
        <w:rPr>
          <w:rFonts w:ascii="Times New Roman" w:hAnsi="Times New Roman"/>
        </w:rPr>
        <w:pict>
          <v:shape id="_x0000_i1050" type="#_x0000_t75" style="width:288.55pt;height:239.1pt">
            <v:imagedata r:id="rId38" o:title=""/>
            <o:lock v:ext="edit" aspectratio="f"/>
          </v:shape>
        </w:pict>
      </w:r>
    </w:p>
    <w:p w:rsidR="00213FDB" w:rsidRPr="00EE437F" w:rsidRDefault="00213FDB" w:rsidP="00C74F02">
      <w:pPr>
        <w:jc w:val="center"/>
        <w:rPr>
          <w:rFonts w:ascii="Times New Roman" w:hAnsi="Times New Roman"/>
        </w:rPr>
      </w:pPr>
      <w:bookmarkStart w:id="45" w:name="_Toc323137196"/>
      <w:bookmarkEnd w:id="39"/>
      <w:r>
        <w:rPr>
          <w:rFonts w:ascii="Times New Roman" w:hAnsi="Times New Roman" w:hint="eastAsia"/>
        </w:rPr>
        <w:t>图</w:t>
      </w:r>
      <w:r>
        <w:rPr>
          <w:rFonts w:ascii="Times New Roman" w:hAnsi="Times New Roman"/>
        </w:rPr>
        <w:t xml:space="preserve">26 </w:t>
      </w:r>
      <w:r>
        <w:rPr>
          <w:rFonts w:ascii="Times New Roman" w:hAnsi="Times New Roman" w:hint="eastAsia"/>
        </w:rPr>
        <w:t>填写问卷</w:t>
      </w:r>
    </w:p>
    <w:p w:rsidR="00213FDB" w:rsidRPr="00EE437F" w:rsidRDefault="00213FDB" w:rsidP="00C74F02">
      <w:pPr>
        <w:spacing w:line="360" w:lineRule="auto"/>
        <w:rPr>
          <w:rFonts w:ascii="Times New Roman" w:hAnsi="Times New Roman"/>
        </w:rPr>
      </w:pPr>
      <w:r w:rsidRPr="00EE437F">
        <w:rPr>
          <w:rFonts w:ascii="Times New Roman" w:hAnsi="Times New Roman"/>
        </w:rPr>
        <w:t>3</w:t>
      </w:r>
      <w:r w:rsidRPr="00EE437F">
        <w:rPr>
          <w:rFonts w:ascii="Times New Roman" w:hAnsi="宋体" w:hint="eastAsia"/>
        </w:rPr>
        <w:t>、查看调研汇总结果</w:t>
      </w:r>
      <w:bookmarkEnd w:id="45"/>
    </w:p>
    <w:p w:rsidR="00213FDB" w:rsidRPr="00EE437F" w:rsidRDefault="00213FDB" w:rsidP="00C74F02">
      <w:pPr>
        <w:spacing w:line="360" w:lineRule="auto"/>
        <w:ind w:firstLineChars="200" w:firstLine="420"/>
        <w:rPr>
          <w:rFonts w:ascii="Times New Roman" w:hAnsi="Times New Roman"/>
        </w:rPr>
      </w:pPr>
      <w:r w:rsidRPr="00EE437F">
        <w:rPr>
          <w:rFonts w:ascii="Times New Roman" w:hAnsi="宋体" w:hint="eastAsia"/>
        </w:rPr>
        <w:t>提交调研问卷后，页面</w:t>
      </w:r>
      <w:r>
        <w:rPr>
          <w:rFonts w:ascii="Times New Roman" w:hAnsi="宋体" w:hint="eastAsia"/>
        </w:rPr>
        <w:t>将会</w:t>
      </w:r>
      <w:r w:rsidRPr="00EE437F">
        <w:rPr>
          <w:rFonts w:ascii="Times New Roman" w:hAnsi="宋体" w:hint="eastAsia"/>
        </w:rPr>
        <w:t>自动跳转到</w:t>
      </w:r>
      <w:r>
        <w:rPr>
          <w:rFonts w:ascii="Times New Roman" w:hAnsi="Times New Roman" w:hint="eastAsia"/>
          <w:szCs w:val="21"/>
        </w:rPr>
        <w:t>“</w:t>
      </w:r>
      <w:r w:rsidRPr="00EE437F">
        <w:rPr>
          <w:rFonts w:ascii="Times New Roman" w:hAnsi="宋体" w:hint="eastAsia"/>
        </w:rPr>
        <w:t>查看调查问卷结果</w:t>
      </w:r>
      <w:r>
        <w:rPr>
          <w:rFonts w:ascii="Times New Roman" w:hAnsi="Times New Roman" w:hint="eastAsia"/>
        </w:rPr>
        <w:t>”页</w:t>
      </w:r>
      <w:r w:rsidRPr="00EE437F">
        <w:rPr>
          <w:rFonts w:ascii="Times New Roman" w:hAnsi="宋体" w:hint="eastAsia"/>
        </w:rPr>
        <w:t>，或者</w:t>
      </w:r>
      <w:r>
        <w:rPr>
          <w:rFonts w:ascii="Times New Roman" w:hAnsi="宋体" w:hint="eastAsia"/>
        </w:rPr>
        <w:t>不参与调研，</w:t>
      </w:r>
      <w:r w:rsidRPr="00EE437F">
        <w:rPr>
          <w:rFonts w:ascii="Times New Roman" w:hAnsi="宋体" w:hint="eastAsia"/>
        </w:rPr>
        <w:t>直接点击链接</w:t>
      </w:r>
      <w:r>
        <w:rPr>
          <w:rFonts w:ascii="Times New Roman" w:hAnsi="Times New Roman" w:hint="eastAsia"/>
          <w:szCs w:val="21"/>
        </w:rPr>
        <w:t>“</w:t>
      </w:r>
      <w:r w:rsidRPr="00EE437F">
        <w:rPr>
          <w:rFonts w:ascii="Times New Roman" w:hAnsi="宋体" w:hint="eastAsia"/>
        </w:rPr>
        <w:t>查看调查问卷结果</w:t>
      </w:r>
      <w:r>
        <w:rPr>
          <w:rFonts w:ascii="Times New Roman" w:hAnsi="Times New Roman" w:hint="eastAsia"/>
        </w:rPr>
        <w:t>”</w:t>
      </w:r>
      <w:r w:rsidRPr="00EE437F">
        <w:rPr>
          <w:rFonts w:ascii="Times New Roman" w:hAnsi="宋体" w:hint="eastAsia"/>
        </w:rPr>
        <w:t>进入</w:t>
      </w:r>
      <w:r>
        <w:rPr>
          <w:rFonts w:ascii="Times New Roman" w:hAnsi="宋体" w:hint="eastAsia"/>
        </w:rPr>
        <w:t>调研结果汇总页，如图</w:t>
      </w:r>
      <w:r>
        <w:rPr>
          <w:rFonts w:ascii="Times New Roman" w:hAnsi="宋体"/>
        </w:rPr>
        <w:t>27</w:t>
      </w:r>
      <w:r>
        <w:rPr>
          <w:rFonts w:ascii="Times New Roman" w:hAnsi="宋体" w:hint="eastAsia"/>
        </w:rPr>
        <w:t>所示。问卷中单选题和多选题均可以图标的形式显示，文本问题需点击链接“查看访问者回答列表”查看，如图</w:t>
      </w:r>
      <w:r>
        <w:rPr>
          <w:rFonts w:ascii="Times New Roman" w:hAnsi="宋体"/>
        </w:rPr>
        <w:t>28</w:t>
      </w:r>
      <w:r>
        <w:rPr>
          <w:rFonts w:ascii="Times New Roman" w:hAnsi="宋体" w:hint="eastAsia"/>
        </w:rPr>
        <w:t>所示。</w:t>
      </w:r>
    </w:p>
    <w:p w:rsidR="00213FDB" w:rsidRDefault="007727F1" w:rsidP="005063B5">
      <w:pPr>
        <w:widowControl/>
        <w:spacing w:beforeLines="200" w:before="624"/>
        <w:jc w:val="center"/>
        <w:rPr>
          <w:rFonts w:ascii="Times New Roman" w:hAnsi="Times New Roman"/>
          <w:kern w:val="0"/>
          <w:sz w:val="24"/>
          <w:szCs w:val="24"/>
        </w:rPr>
      </w:pPr>
      <w:r>
        <w:rPr>
          <w:rFonts w:ascii="Times New Roman" w:hAnsi="Times New Roman"/>
          <w:kern w:val="0"/>
          <w:sz w:val="24"/>
          <w:szCs w:val="24"/>
        </w:rPr>
        <w:lastRenderedPageBreak/>
        <w:fldChar w:fldCharType="begin"/>
      </w:r>
      <w:r w:rsidR="00145578">
        <w:rPr>
          <w:rFonts w:ascii="Times New Roman" w:hAnsi="Times New Roman"/>
          <w:kern w:val="0"/>
          <w:sz w:val="24"/>
          <w:szCs w:val="24"/>
        </w:rPr>
        <w:instrText xml:space="preserve"> INCLUDEPICTURE  "C:\\Users\\linxi\\Documents\\Tencent Files\\940268145\\Image\\C2C\\AC@%KKXSGY3B{`B4V9}]}63.jpg" \* MERGEFORMATINET </w:instrText>
      </w:r>
      <w:r>
        <w:rPr>
          <w:rFonts w:ascii="Times New Roman" w:hAnsi="Times New Roman"/>
          <w:kern w:val="0"/>
          <w:sz w:val="24"/>
          <w:szCs w:val="24"/>
        </w:rPr>
        <w:fldChar w:fldCharType="separate"/>
      </w:r>
      <w:r>
        <w:rPr>
          <w:rFonts w:ascii="Times New Roman" w:hAnsi="Times New Roman"/>
          <w:kern w:val="0"/>
          <w:sz w:val="24"/>
          <w:szCs w:val="24"/>
        </w:rPr>
        <w:fldChar w:fldCharType="begin"/>
      </w:r>
      <w:r w:rsidR="00F70340">
        <w:rPr>
          <w:rFonts w:ascii="Times New Roman" w:hAnsi="Times New Roman"/>
          <w:kern w:val="0"/>
          <w:sz w:val="24"/>
          <w:szCs w:val="24"/>
        </w:rPr>
        <w:instrText xml:space="preserve"> INCLUDEPICTURE  "C:\\Users\\linxi\\Documents\\Tencent Files\\940268145\\Image\\C2C\\AC@%KKXSGY3B{`B4V9}]}63.jpg" \* MERGEFORMATINET </w:instrText>
      </w:r>
      <w:r>
        <w:rPr>
          <w:rFonts w:ascii="Times New Roman" w:hAnsi="Times New Roman"/>
          <w:kern w:val="0"/>
          <w:sz w:val="24"/>
          <w:szCs w:val="24"/>
        </w:rPr>
        <w:fldChar w:fldCharType="separate"/>
      </w:r>
      <w:r w:rsidR="002F4D73">
        <w:rPr>
          <w:rFonts w:ascii="Times New Roman" w:hAnsi="Times New Roman"/>
          <w:kern w:val="0"/>
          <w:sz w:val="24"/>
          <w:szCs w:val="24"/>
        </w:rPr>
        <w:fldChar w:fldCharType="begin"/>
      </w:r>
      <w:r w:rsidR="002F4D73">
        <w:rPr>
          <w:rFonts w:ascii="Times New Roman" w:hAnsi="Times New Roman"/>
          <w:kern w:val="0"/>
          <w:sz w:val="24"/>
          <w:szCs w:val="24"/>
        </w:rPr>
        <w:instrText xml:space="preserve"> </w:instrText>
      </w:r>
      <w:r w:rsidR="002F4D73">
        <w:rPr>
          <w:rFonts w:ascii="Times New Roman" w:hAnsi="Times New Roman" w:hint="eastAsia"/>
          <w:kern w:val="0"/>
          <w:sz w:val="24"/>
          <w:szCs w:val="24"/>
        </w:rPr>
        <w:instrText>INCLUDEPICTURE  "K:\\</w:instrText>
      </w:r>
      <w:r w:rsidR="002F4D73">
        <w:rPr>
          <w:rFonts w:ascii="Times New Roman" w:hAnsi="Times New Roman" w:hint="eastAsia"/>
          <w:kern w:val="0"/>
          <w:sz w:val="24"/>
          <w:szCs w:val="24"/>
        </w:rPr>
        <w:instrText>胡新磊重要文件</w:instrText>
      </w:r>
      <w:r w:rsidR="002F4D73">
        <w:rPr>
          <w:rFonts w:ascii="Times New Roman" w:hAnsi="Times New Roman" w:hint="eastAsia"/>
          <w:kern w:val="0"/>
          <w:sz w:val="24"/>
          <w:szCs w:val="24"/>
        </w:rPr>
        <w:instrText>\\linxi\\Documents\\Tencent Files\\940268145\\Image\\C2C\\AC@%KKXSGY3B{`B4V9}]}63.jpg" \* MERGEFORMATINET</w:instrText>
      </w:r>
      <w:r w:rsidR="002F4D73">
        <w:rPr>
          <w:rFonts w:ascii="Times New Roman" w:hAnsi="Times New Roman"/>
          <w:kern w:val="0"/>
          <w:sz w:val="24"/>
          <w:szCs w:val="24"/>
        </w:rPr>
        <w:instrText xml:space="preserve"> </w:instrText>
      </w:r>
      <w:r w:rsidR="002F4D73">
        <w:rPr>
          <w:rFonts w:ascii="Times New Roman" w:hAnsi="Times New Roman"/>
          <w:kern w:val="0"/>
          <w:sz w:val="24"/>
          <w:szCs w:val="24"/>
        </w:rPr>
        <w:fldChar w:fldCharType="separate"/>
      </w:r>
      <w:r w:rsidR="00A31F86">
        <w:rPr>
          <w:rFonts w:ascii="Times New Roman" w:hAnsi="Times New Roman"/>
          <w:kern w:val="0"/>
          <w:sz w:val="24"/>
          <w:szCs w:val="24"/>
        </w:rPr>
        <w:pict>
          <v:shape id="_x0000_i1051" type="#_x0000_t75" alt="" style="width:284.8pt;height:296.6pt">
            <v:imagedata r:id="rId39" r:href="rId40"/>
            <o:lock v:ext="edit" aspectratio="f"/>
          </v:shape>
        </w:pict>
      </w:r>
      <w:r w:rsidR="002F4D73">
        <w:rPr>
          <w:rFonts w:ascii="Times New Roman" w:hAnsi="Times New Roman"/>
          <w:kern w:val="0"/>
          <w:sz w:val="24"/>
          <w:szCs w:val="24"/>
        </w:rPr>
        <w:fldChar w:fldCharType="end"/>
      </w:r>
      <w:r>
        <w:rPr>
          <w:rFonts w:ascii="Times New Roman" w:hAnsi="Times New Roman"/>
          <w:kern w:val="0"/>
          <w:sz w:val="24"/>
          <w:szCs w:val="24"/>
        </w:rPr>
        <w:fldChar w:fldCharType="end"/>
      </w:r>
      <w:r>
        <w:rPr>
          <w:rFonts w:ascii="Times New Roman" w:hAnsi="Times New Roman"/>
          <w:kern w:val="0"/>
          <w:sz w:val="24"/>
          <w:szCs w:val="24"/>
        </w:rPr>
        <w:fldChar w:fldCharType="end"/>
      </w:r>
    </w:p>
    <w:p w:rsidR="00213FDB" w:rsidRPr="00EE437F" w:rsidRDefault="00213FDB" w:rsidP="00C74F02">
      <w:pPr>
        <w:jc w:val="center"/>
        <w:rPr>
          <w:rFonts w:ascii="Times New Roman" w:hAnsi="Times New Roman"/>
        </w:rPr>
      </w:pPr>
      <w:r>
        <w:rPr>
          <w:rFonts w:ascii="Times New Roman" w:hAnsi="Times New Roman" w:hint="eastAsia"/>
        </w:rPr>
        <w:t>图</w:t>
      </w:r>
      <w:r>
        <w:rPr>
          <w:rFonts w:ascii="Times New Roman" w:hAnsi="Times New Roman"/>
        </w:rPr>
        <w:t xml:space="preserve">27 </w:t>
      </w:r>
      <w:r>
        <w:rPr>
          <w:rFonts w:ascii="Times New Roman" w:hAnsi="Times New Roman" w:hint="eastAsia"/>
        </w:rPr>
        <w:t>调研结果汇总</w:t>
      </w:r>
    </w:p>
    <w:p w:rsidR="00213FDB" w:rsidRDefault="00A31F86" w:rsidP="00C74F02">
      <w:pPr>
        <w:jc w:val="center"/>
        <w:rPr>
          <w:rFonts w:ascii="Times New Roman" w:hAnsi="Times New Roman"/>
        </w:rPr>
      </w:pPr>
      <w:r>
        <w:rPr>
          <w:rFonts w:ascii="Times New Roman" w:hAnsi="Times New Roman"/>
        </w:rPr>
        <w:pict>
          <v:shape id="_x0000_i1052" type="#_x0000_t75" style="width:292.85pt;height:99.4pt">
            <v:imagedata r:id="rId41" o:title=""/>
            <o:lock v:ext="edit" aspectratio="f"/>
          </v:shape>
        </w:pict>
      </w:r>
    </w:p>
    <w:p w:rsidR="00213FDB" w:rsidRPr="00EE437F" w:rsidRDefault="00213FDB" w:rsidP="00C74F02">
      <w:pPr>
        <w:jc w:val="center"/>
        <w:rPr>
          <w:rFonts w:ascii="Times New Roman" w:hAnsi="Times New Roman"/>
        </w:rPr>
      </w:pPr>
      <w:r>
        <w:rPr>
          <w:rFonts w:ascii="Times New Roman" w:hAnsi="Times New Roman" w:hint="eastAsia"/>
        </w:rPr>
        <w:t>图</w:t>
      </w:r>
      <w:r>
        <w:rPr>
          <w:rFonts w:ascii="Times New Roman" w:hAnsi="Times New Roman"/>
        </w:rPr>
        <w:t xml:space="preserve">28 </w:t>
      </w:r>
      <w:r>
        <w:rPr>
          <w:rFonts w:ascii="Times New Roman" w:hAnsi="Times New Roman" w:hint="eastAsia"/>
        </w:rPr>
        <w:t>文本问题汇总</w:t>
      </w:r>
    </w:p>
    <w:sectPr w:rsidR="00213FDB" w:rsidRPr="00EE437F" w:rsidSect="003617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4D73" w:rsidRDefault="002F4D73" w:rsidP="005E42CB">
      <w:pPr>
        <w:ind w:firstLine="566"/>
      </w:pPr>
      <w:r>
        <w:separator/>
      </w:r>
    </w:p>
  </w:endnote>
  <w:endnote w:type="continuationSeparator" w:id="0">
    <w:p w:rsidR="002F4D73" w:rsidRDefault="002F4D73" w:rsidP="005E42CB">
      <w:pPr>
        <w:ind w:firstLine="566"/>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FDB" w:rsidRDefault="007727F1" w:rsidP="00B56D9B">
    <w:pPr>
      <w:pStyle w:val="a4"/>
      <w:framePr w:wrap="around" w:vAnchor="text" w:hAnchor="margin" w:xAlign="center" w:y="1"/>
      <w:rPr>
        <w:rStyle w:val="aa"/>
      </w:rPr>
    </w:pPr>
    <w:r>
      <w:rPr>
        <w:rStyle w:val="aa"/>
      </w:rPr>
      <w:fldChar w:fldCharType="begin"/>
    </w:r>
    <w:r w:rsidR="00213FDB">
      <w:rPr>
        <w:rStyle w:val="aa"/>
      </w:rPr>
      <w:instrText xml:space="preserve">PAGE  </w:instrText>
    </w:r>
    <w:r>
      <w:rPr>
        <w:rStyle w:val="aa"/>
      </w:rPr>
      <w:fldChar w:fldCharType="end"/>
    </w:r>
  </w:p>
  <w:p w:rsidR="00213FDB" w:rsidRDefault="00213FDB">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FDB" w:rsidRDefault="007727F1" w:rsidP="00B56D9B">
    <w:pPr>
      <w:pStyle w:val="a4"/>
      <w:framePr w:wrap="around" w:vAnchor="text" w:hAnchor="margin" w:xAlign="right" w:y="1"/>
      <w:rPr>
        <w:rStyle w:val="aa"/>
      </w:rPr>
    </w:pPr>
    <w:r>
      <w:rPr>
        <w:rStyle w:val="aa"/>
      </w:rPr>
      <w:fldChar w:fldCharType="begin"/>
    </w:r>
    <w:r w:rsidR="00213FDB">
      <w:rPr>
        <w:rStyle w:val="aa"/>
      </w:rPr>
      <w:instrText xml:space="preserve">PAGE  </w:instrText>
    </w:r>
    <w:r>
      <w:rPr>
        <w:rStyle w:val="aa"/>
      </w:rPr>
      <w:fldChar w:fldCharType="separate"/>
    </w:r>
    <w:r w:rsidR="00213FDB">
      <w:rPr>
        <w:rStyle w:val="aa"/>
        <w:noProof/>
      </w:rPr>
      <w:t>2</w:t>
    </w:r>
    <w:r>
      <w:rPr>
        <w:rStyle w:val="aa"/>
      </w:rPr>
      <w:fldChar w:fldCharType="end"/>
    </w:r>
  </w:p>
  <w:p w:rsidR="00213FDB" w:rsidRDefault="00213FDB" w:rsidP="00E04CF7">
    <w:pPr>
      <w:pStyle w:val="a4"/>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FDB" w:rsidRDefault="00213FDB">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FDB" w:rsidRDefault="00213FDB" w:rsidP="00E04CF7">
    <w:pPr>
      <w:pStyle w:val="a4"/>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4D73" w:rsidRDefault="002F4D73" w:rsidP="005E42CB">
      <w:pPr>
        <w:ind w:firstLine="566"/>
      </w:pPr>
      <w:r>
        <w:separator/>
      </w:r>
    </w:p>
  </w:footnote>
  <w:footnote w:type="continuationSeparator" w:id="0">
    <w:p w:rsidR="002F4D73" w:rsidRDefault="002F4D73" w:rsidP="005E42CB">
      <w:pPr>
        <w:ind w:firstLine="566"/>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FDB" w:rsidRDefault="007727F1" w:rsidP="00965F7C">
    <w:pPr>
      <w:pStyle w:val="a3"/>
      <w:framePr w:wrap="around" w:vAnchor="text" w:hAnchor="margin" w:xAlign="right" w:y="1"/>
      <w:rPr>
        <w:rStyle w:val="aa"/>
      </w:rPr>
    </w:pPr>
    <w:r>
      <w:rPr>
        <w:rStyle w:val="aa"/>
      </w:rPr>
      <w:fldChar w:fldCharType="begin"/>
    </w:r>
    <w:r w:rsidR="00213FDB">
      <w:rPr>
        <w:rStyle w:val="aa"/>
      </w:rPr>
      <w:instrText xml:space="preserve">PAGE  </w:instrText>
    </w:r>
    <w:r>
      <w:rPr>
        <w:rStyle w:val="aa"/>
      </w:rPr>
      <w:fldChar w:fldCharType="end"/>
    </w:r>
  </w:p>
  <w:p w:rsidR="00213FDB" w:rsidRDefault="00213FDB" w:rsidP="00965F7C">
    <w:pPr>
      <w:pStyle w:val="a3"/>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FDB" w:rsidRDefault="00213FDB" w:rsidP="0011163C">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FDB" w:rsidRPr="006E7240" w:rsidRDefault="007727F1" w:rsidP="00B13435">
    <w:pPr>
      <w:pStyle w:val="a3"/>
      <w:framePr w:wrap="around" w:vAnchor="text" w:hAnchor="margin" w:xAlign="right" w:y="1"/>
      <w:pBdr>
        <w:bottom w:val="none" w:sz="0" w:space="0" w:color="auto"/>
      </w:pBdr>
      <w:rPr>
        <w:rStyle w:val="aa"/>
        <w:sz w:val="21"/>
        <w:szCs w:val="21"/>
      </w:rPr>
    </w:pPr>
    <w:r w:rsidRPr="006E7240">
      <w:rPr>
        <w:rStyle w:val="aa"/>
        <w:sz w:val="21"/>
        <w:szCs w:val="21"/>
      </w:rPr>
      <w:fldChar w:fldCharType="begin"/>
    </w:r>
    <w:r w:rsidR="00213FDB" w:rsidRPr="006E7240">
      <w:rPr>
        <w:rStyle w:val="aa"/>
        <w:sz w:val="21"/>
        <w:szCs w:val="21"/>
      </w:rPr>
      <w:instrText xml:space="preserve">PAGE  </w:instrText>
    </w:r>
    <w:r w:rsidRPr="006E7240">
      <w:rPr>
        <w:rStyle w:val="aa"/>
        <w:sz w:val="21"/>
        <w:szCs w:val="21"/>
      </w:rPr>
      <w:fldChar w:fldCharType="separate"/>
    </w:r>
    <w:r w:rsidR="00D63A58">
      <w:rPr>
        <w:rStyle w:val="aa"/>
        <w:noProof/>
        <w:sz w:val="21"/>
        <w:szCs w:val="21"/>
      </w:rPr>
      <w:t>17</w:t>
    </w:r>
    <w:r w:rsidRPr="006E7240">
      <w:rPr>
        <w:rStyle w:val="aa"/>
        <w:sz w:val="21"/>
        <w:szCs w:val="21"/>
      </w:rPr>
      <w:fldChar w:fldCharType="end"/>
    </w:r>
  </w:p>
  <w:p w:rsidR="00213FDB" w:rsidRPr="00D86216" w:rsidRDefault="00213FDB" w:rsidP="00965F7C">
    <w:pPr>
      <w:pStyle w:val="a3"/>
      <w:pBdr>
        <w:bottom w:val="none" w:sz="0" w:space="0" w:color="auto"/>
      </w:pBdr>
      <w:ind w:right="360"/>
      <w:rPr>
        <w:rFonts w:ascii="Times New Roman" w:hAnsi="宋体"/>
        <w:sz w:val="21"/>
        <w:szCs w:val="21"/>
      </w:rPr>
    </w:pPr>
    <w:r>
      <w:rPr>
        <w:rFonts w:ascii="Times New Roman" w:hAnsi="宋体" w:hint="eastAsia"/>
        <w:sz w:val="21"/>
        <w:szCs w:val="21"/>
      </w:rPr>
      <w:t>轻量级</w:t>
    </w:r>
    <w:r w:rsidRPr="00B23C13">
      <w:rPr>
        <w:rFonts w:ascii="Times New Roman" w:hAnsi="宋体" w:hint="eastAsia"/>
        <w:sz w:val="21"/>
        <w:szCs w:val="21"/>
      </w:rPr>
      <w:t>调查问卷系统</w:t>
    </w:r>
    <w:r>
      <w:rPr>
        <w:rFonts w:ascii="Times New Roman" w:hAnsi="宋体"/>
        <w:sz w:val="21"/>
        <w:szCs w:val="21"/>
      </w:rPr>
      <w:t>v</w:t>
    </w:r>
    <w:r w:rsidRPr="00D86216">
      <w:rPr>
        <w:rFonts w:ascii="Times New Roman" w:hAnsi="宋体"/>
        <w:sz w:val="21"/>
        <w:szCs w:val="21"/>
      </w:rPr>
      <w:t>1.0</w:t>
    </w:r>
    <w:r>
      <w:rPr>
        <w:rFonts w:ascii="Times New Roman" w:hAnsi="宋体" w:hint="eastAsia"/>
        <w:sz w:val="21"/>
        <w:szCs w:val="21"/>
      </w:rPr>
      <w:t>操作手册</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FDB" w:rsidRPr="00B74D82" w:rsidRDefault="00213FDB" w:rsidP="00965F7C">
    <w:pPr>
      <w:pStyle w:val="a3"/>
      <w:pBdr>
        <w:bottom w:val="none" w:sz="0" w:space="0" w:color="auto"/>
      </w:pBdr>
      <w:ind w:right="360"/>
      <w:rPr>
        <w:rFonts w:ascii="Times New Roman" w:hAnsi="Times New Roman"/>
        <w:sz w:val="21"/>
        <w:szCs w:val="21"/>
      </w:rPr>
    </w:pPr>
    <w:r w:rsidRPr="00B74D82">
      <w:rPr>
        <w:rFonts w:ascii="Times New Roman" w:hAnsi="Times New Roman"/>
        <w:sz w:val="21"/>
        <w:szCs w:val="21"/>
      </w:rPr>
      <w:t>on-the-fly</w:t>
    </w:r>
    <w:r w:rsidRPr="00B74D82">
      <w:rPr>
        <w:rFonts w:ascii="Times New Roman" w:hAnsi="宋体" w:hint="eastAsia"/>
        <w:sz w:val="21"/>
        <w:szCs w:val="21"/>
      </w:rPr>
      <w:t>算法测试平台</w:t>
    </w:r>
    <w:r w:rsidRPr="00B74D82">
      <w:rPr>
        <w:rFonts w:ascii="Times New Roman" w:hAnsi="Times New Roman"/>
        <w:sz w:val="21"/>
        <w:szCs w:val="21"/>
      </w:rPr>
      <w:t>v1.0</w:t>
    </w:r>
    <w:r w:rsidRPr="00B74D82">
      <w:rPr>
        <w:rFonts w:ascii="Times New Roman" w:hAnsi="宋体" w:hint="eastAsia"/>
        <w:sz w:val="21"/>
        <w:szCs w:val="21"/>
      </w:rPr>
      <w:t>操作手册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F529426"/>
    <w:lvl w:ilvl="0">
      <w:start w:val="1"/>
      <w:numFmt w:val="decimal"/>
      <w:lvlText w:val="%1."/>
      <w:lvlJc w:val="left"/>
      <w:pPr>
        <w:tabs>
          <w:tab w:val="num" w:pos="2040"/>
        </w:tabs>
        <w:ind w:left="2040" w:hanging="360"/>
      </w:pPr>
      <w:rPr>
        <w:rFonts w:cs="Times New Roman"/>
      </w:rPr>
    </w:lvl>
  </w:abstractNum>
  <w:abstractNum w:abstractNumId="1" w15:restartNumberingAfterBreak="0">
    <w:nsid w:val="FFFFFF7D"/>
    <w:multiLevelType w:val="singleLevel"/>
    <w:tmpl w:val="B5A4E2CC"/>
    <w:lvl w:ilvl="0">
      <w:start w:val="1"/>
      <w:numFmt w:val="decimal"/>
      <w:lvlText w:val="%1."/>
      <w:lvlJc w:val="left"/>
      <w:pPr>
        <w:tabs>
          <w:tab w:val="num" w:pos="1620"/>
        </w:tabs>
        <w:ind w:left="1620" w:hanging="360"/>
      </w:pPr>
      <w:rPr>
        <w:rFonts w:cs="Times New Roman"/>
      </w:rPr>
    </w:lvl>
  </w:abstractNum>
  <w:abstractNum w:abstractNumId="2" w15:restartNumberingAfterBreak="0">
    <w:nsid w:val="FFFFFF7E"/>
    <w:multiLevelType w:val="singleLevel"/>
    <w:tmpl w:val="C2082AFE"/>
    <w:lvl w:ilvl="0">
      <w:start w:val="1"/>
      <w:numFmt w:val="decimal"/>
      <w:lvlText w:val="%1."/>
      <w:lvlJc w:val="left"/>
      <w:pPr>
        <w:tabs>
          <w:tab w:val="num" w:pos="1200"/>
        </w:tabs>
        <w:ind w:left="1200" w:hanging="360"/>
      </w:pPr>
      <w:rPr>
        <w:rFonts w:cs="Times New Roman"/>
      </w:rPr>
    </w:lvl>
  </w:abstractNum>
  <w:abstractNum w:abstractNumId="3" w15:restartNumberingAfterBreak="0">
    <w:nsid w:val="FFFFFF7F"/>
    <w:multiLevelType w:val="singleLevel"/>
    <w:tmpl w:val="4864BAFA"/>
    <w:lvl w:ilvl="0">
      <w:start w:val="1"/>
      <w:numFmt w:val="decimal"/>
      <w:lvlText w:val="%1."/>
      <w:lvlJc w:val="left"/>
      <w:pPr>
        <w:tabs>
          <w:tab w:val="num" w:pos="780"/>
        </w:tabs>
        <w:ind w:left="780" w:hanging="360"/>
      </w:pPr>
      <w:rPr>
        <w:rFonts w:cs="Times New Roman"/>
      </w:rPr>
    </w:lvl>
  </w:abstractNum>
  <w:abstractNum w:abstractNumId="4" w15:restartNumberingAfterBreak="0">
    <w:nsid w:val="FFFFFF80"/>
    <w:multiLevelType w:val="singleLevel"/>
    <w:tmpl w:val="0742D372"/>
    <w:lvl w:ilvl="0">
      <w:start w:val="1"/>
      <w:numFmt w:val="bullet"/>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97B45F78"/>
    <w:lvl w:ilvl="0">
      <w:start w:val="1"/>
      <w:numFmt w:val="bullet"/>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AC5CF2A8"/>
    <w:lvl w:ilvl="0">
      <w:start w:val="1"/>
      <w:numFmt w:val="bullet"/>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28F239DA"/>
    <w:lvl w:ilvl="0">
      <w:start w:val="1"/>
      <w:numFmt w:val="bullet"/>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F7A654D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EC90D3BA"/>
    <w:lvl w:ilvl="0">
      <w:start w:val="1"/>
      <w:numFmt w:val="bullet"/>
      <w:lvlText w:val=""/>
      <w:lvlJc w:val="left"/>
      <w:pPr>
        <w:tabs>
          <w:tab w:val="num" w:pos="360"/>
        </w:tabs>
        <w:ind w:left="360" w:hanging="360"/>
      </w:pPr>
      <w:rPr>
        <w:rFonts w:ascii="Wingdings" w:hAnsi="Wingdings" w:hint="default"/>
      </w:rPr>
    </w:lvl>
  </w:abstractNum>
  <w:abstractNum w:abstractNumId="10" w15:restartNumberingAfterBreak="0">
    <w:nsid w:val="00000004"/>
    <w:multiLevelType w:val="multilevel"/>
    <w:tmpl w:val="304E97AE"/>
    <w:lvl w:ilvl="0">
      <w:start w:val="1"/>
      <w:numFmt w:val="japaneseCounting"/>
      <w:lvlText w:val="%1、"/>
      <w:lvlJc w:val="left"/>
      <w:pPr>
        <w:ind w:left="1026" w:hanging="600"/>
      </w:pPr>
      <w:rPr>
        <w:rFonts w:cs="Times New Roman" w:hint="default"/>
      </w:rPr>
    </w:lvl>
    <w:lvl w:ilvl="1">
      <w:start w:val="1"/>
      <w:numFmt w:val="lowerLetter"/>
      <w:lvlText w:val="%2)"/>
      <w:lvlJc w:val="left"/>
      <w:pPr>
        <w:ind w:left="1266" w:hanging="420"/>
      </w:pPr>
      <w:rPr>
        <w:rFonts w:cs="Times New Roman"/>
      </w:rPr>
    </w:lvl>
    <w:lvl w:ilvl="2">
      <w:start w:val="1"/>
      <w:numFmt w:val="lowerRoman"/>
      <w:lvlText w:val="%3."/>
      <w:lvlJc w:val="right"/>
      <w:pPr>
        <w:ind w:left="1686" w:hanging="420"/>
      </w:pPr>
      <w:rPr>
        <w:rFonts w:cs="Times New Roman"/>
      </w:rPr>
    </w:lvl>
    <w:lvl w:ilvl="3">
      <w:start w:val="1"/>
      <w:numFmt w:val="decimal"/>
      <w:lvlText w:val="%4."/>
      <w:lvlJc w:val="left"/>
      <w:pPr>
        <w:ind w:left="2106" w:hanging="420"/>
      </w:pPr>
      <w:rPr>
        <w:rFonts w:cs="Times New Roman"/>
      </w:rPr>
    </w:lvl>
    <w:lvl w:ilvl="4">
      <w:start w:val="1"/>
      <w:numFmt w:val="lowerLetter"/>
      <w:lvlText w:val="%5)"/>
      <w:lvlJc w:val="left"/>
      <w:pPr>
        <w:ind w:left="2526" w:hanging="420"/>
      </w:pPr>
      <w:rPr>
        <w:rFonts w:cs="Times New Roman"/>
      </w:rPr>
    </w:lvl>
    <w:lvl w:ilvl="5">
      <w:start w:val="1"/>
      <w:numFmt w:val="lowerRoman"/>
      <w:lvlText w:val="%6."/>
      <w:lvlJc w:val="right"/>
      <w:pPr>
        <w:ind w:left="2946" w:hanging="420"/>
      </w:pPr>
      <w:rPr>
        <w:rFonts w:cs="Times New Roman"/>
      </w:rPr>
    </w:lvl>
    <w:lvl w:ilvl="6">
      <w:start w:val="1"/>
      <w:numFmt w:val="decimal"/>
      <w:lvlText w:val="%7."/>
      <w:lvlJc w:val="left"/>
      <w:pPr>
        <w:ind w:left="3366" w:hanging="420"/>
      </w:pPr>
      <w:rPr>
        <w:rFonts w:cs="Times New Roman"/>
      </w:rPr>
    </w:lvl>
    <w:lvl w:ilvl="7">
      <w:start w:val="1"/>
      <w:numFmt w:val="lowerLetter"/>
      <w:lvlText w:val="%8)"/>
      <w:lvlJc w:val="left"/>
      <w:pPr>
        <w:ind w:left="3786" w:hanging="420"/>
      </w:pPr>
      <w:rPr>
        <w:rFonts w:cs="Times New Roman"/>
      </w:rPr>
    </w:lvl>
    <w:lvl w:ilvl="8">
      <w:start w:val="1"/>
      <w:numFmt w:val="lowerRoman"/>
      <w:lvlText w:val="%9."/>
      <w:lvlJc w:val="right"/>
      <w:pPr>
        <w:ind w:left="4206" w:hanging="420"/>
      </w:pPr>
      <w:rPr>
        <w:rFonts w:cs="Times New Roman"/>
      </w:rPr>
    </w:lvl>
  </w:abstractNum>
  <w:abstractNum w:abstractNumId="11" w15:restartNumberingAfterBreak="0">
    <w:nsid w:val="00000006"/>
    <w:multiLevelType w:val="multilevel"/>
    <w:tmpl w:val="00000006"/>
    <w:lvl w:ilvl="0">
      <w:start w:val="1"/>
      <w:numFmt w:val="decimal"/>
      <w:lvlText w:val="%1."/>
      <w:lvlJc w:val="left"/>
      <w:pPr>
        <w:ind w:left="615" w:hanging="615"/>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1080" w:hanging="108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2160" w:hanging="216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2" w15:restartNumberingAfterBreak="0">
    <w:nsid w:val="0855594C"/>
    <w:multiLevelType w:val="hybridMultilevel"/>
    <w:tmpl w:val="E34A4C2A"/>
    <w:lvl w:ilvl="0" w:tplc="04090003">
      <w:start w:val="1"/>
      <w:numFmt w:val="bullet"/>
      <w:lvlText w:val=""/>
      <w:lvlJc w:val="left"/>
      <w:pPr>
        <w:tabs>
          <w:tab w:val="num" w:pos="897"/>
        </w:tabs>
        <w:ind w:left="897" w:hanging="420"/>
      </w:pPr>
      <w:rPr>
        <w:rFonts w:ascii="Wingdings" w:hAnsi="Wingdings" w:hint="default"/>
      </w:rPr>
    </w:lvl>
    <w:lvl w:ilvl="1" w:tplc="04090003" w:tentative="1">
      <w:start w:val="1"/>
      <w:numFmt w:val="bullet"/>
      <w:lvlText w:val=""/>
      <w:lvlJc w:val="left"/>
      <w:pPr>
        <w:tabs>
          <w:tab w:val="num" w:pos="1317"/>
        </w:tabs>
        <w:ind w:left="1317" w:hanging="420"/>
      </w:pPr>
      <w:rPr>
        <w:rFonts w:ascii="Wingdings" w:hAnsi="Wingdings" w:hint="default"/>
      </w:rPr>
    </w:lvl>
    <w:lvl w:ilvl="2" w:tplc="04090005" w:tentative="1">
      <w:start w:val="1"/>
      <w:numFmt w:val="bullet"/>
      <w:lvlText w:val=""/>
      <w:lvlJc w:val="left"/>
      <w:pPr>
        <w:tabs>
          <w:tab w:val="num" w:pos="1737"/>
        </w:tabs>
        <w:ind w:left="1737" w:hanging="420"/>
      </w:pPr>
      <w:rPr>
        <w:rFonts w:ascii="Wingdings" w:hAnsi="Wingdings" w:hint="default"/>
      </w:rPr>
    </w:lvl>
    <w:lvl w:ilvl="3" w:tplc="04090001" w:tentative="1">
      <w:start w:val="1"/>
      <w:numFmt w:val="bullet"/>
      <w:lvlText w:val=""/>
      <w:lvlJc w:val="left"/>
      <w:pPr>
        <w:tabs>
          <w:tab w:val="num" w:pos="2157"/>
        </w:tabs>
        <w:ind w:left="2157" w:hanging="420"/>
      </w:pPr>
      <w:rPr>
        <w:rFonts w:ascii="Wingdings" w:hAnsi="Wingdings" w:hint="default"/>
      </w:rPr>
    </w:lvl>
    <w:lvl w:ilvl="4" w:tplc="04090003" w:tentative="1">
      <w:start w:val="1"/>
      <w:numFmt w:val="bullet"/>
      <w:lvlText w:val=""/>
      <w:lvlJc w:val="left"/>
      <w:pPr>
        <w:tabs>
          <w:tab w:val="num" w:pos="2577"/>
        </w:tabs>
        <w:ind w:left="2577" w:hanging="420"/>
      </w:pPr>
      <w:rPr>
        <w:rFonts w:ascii="Wingdings" w:hAnsi="Wingdings" w:hint="default"/>
      </w:rPr>
    </w:lvl>
    <w:lvl w:ilvl="5" w:tplc="04090005" w:tentative="1">
      <w:start w:val="1"/>
      <w:numFmt w:val="bullet"/>
      <w:lvlText w:val=""/>
      <w:lvlJc w:val="left"/>
      <w:pPr>
        <w:tabs>
          <w:tab w:val="num" w:pos="2997"/>
        </w:tabs>
        <w:ind w:left="2997" w:hanging="420"/>
      </w:pPr>
      <w:rPr>
        <w:rFonts w:ascii="Wingdings" w:hAnsi="Wingdings" w:hint="default"/>
      </w:rPr>
    </w:lvl>
    <w:lvl w:ilvl="6" w:tplc="04090001" w:tentative="1">
      <w:start w:val="1"/>
      <w:numFmt w:val="bullet"/>
      <w:lvlText w:val=""/>
      <w:lvlJc w:val="left"/>
      <w:pPr>
        <w:tabs>
          <w:tab w:val="num" w:pos="3417"/>
        </w:tabs>
        <w:ind w:left="3417" w:hanging="420"/>
      </w:pPr>
      <w:rPr>
        <w:rFonts w:ascii="Wingdings" w:hAnsi="Wingdings" w:hint="default"/>
      </w:rPr>
    </w:lvl>
    <w:lvl w:ilvl="7" w:tplc="04090003" w:tentative="1">
      <w:start w:val="1"/>
      <w:numFmt w:val="bullet"/>
      <w:lvlText w:val=""/>
      <w:lvlJc w:val="left"/>
      <w:pPr>
        <w:tabs>
          <w:tab w:val="num" w:pos="3837"/>
        </w:tabs>
        <w:ind w:left="3837" w:hanging="420"/>
      </w:pPr>
      <w:rPr>
        <w:rFonts w:ascii="Wingdings" w:hAnsi="Wingdings" w:hint="default"/>
      </w:rPr>
    </w:lvl>
    <w:lvl w:ilvl="8" w:tplc="04090005" w:tentative="1">
      <w:start w:val="1"/>
      <w:numFmt w:val="bullet"/>
      <w:lvlText w:val=""/>
      <w:lvlJc w:val="left"/>
      <w:pPr>
        <w:tabs>
          <w:tab w:val="num" w:pos="4257"/>
        </w:tabs>
        <w:ind w:left="4257" w:hanging="420"/>
      </w:pPr>
      <w:rPr>
        <w:rFonts w:ascii="Wingdings" w:hAnsi="Wingdings" w:hint="default"/>
      </w:rPr>
    </w:lvl>
  </w:abstractNum>
  <w:abstractNum w:abstractNumId="13" w15:restartNumberingAfterBreak="0">
    <w:nsid w:val="52BA7724"/>
    <w:multiLevelType w:val="hybridMultilevel"/>
    <w:tmpl w:val="B332347A"/>
    <w:lvl w:ilvl="0" w:tplc="6AA805FA">
      <w:start w:val="3"/>
      <w:numFmt w:val="japaneseCounting"/>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4" w15:restartNumberingAfterBreak="0">
    <w:nsid w:val="5FFE51FB"/>
    <w:multiLevelType w:val="hybridMultilevel"/>
    <w:tmpl w:val="A9E06C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0"/>
  </w:num>
  <w:num w:numId="2">
    <w:abstractNumId w:val="11"/>
  </w:num>
  <w:num w:numId="3">
    <w:abstractNumId w:val="13"/>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胡新磊">
    <w15:presenceInfo w15:providerId="AD" w15:userId="S-1-5-21-2645613570-2598845590-4046362453-423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trackRevisions/>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E42CB"/>
    <w:rsid w:val="00001DDE"/>
    <w:rsid w:val="00012B23"/>
    <w:rsid w:val="00026414"/>
    <w:rsid w:val="00026427"/>
    <w:rsid w:val="00032540"/>
    <w:rsid w:val="00037B21"/>
    <w:rsid w:val="00040B7D"/>
    <w:rsid w:val="00041346"/>
    <w:rsid w:val="00047241"/>
    <w:rsid w:val="00054ABA"/>
    <w:rsid w:val="000611C8"/>
    <w:rsid w:val="000621BD"/>
    <w:rsid w:val="00065E32"/>
    <w:rsid w:val="00070345"/>
    <w:rsid w:val="00075A1B"/>
    <w:rsid w:val="0008123D"/>
    <w:rsid w:val="00084F67"/>
    <w:rsid w:val="00094A82"/>
    <w:rsid w:val="00094A89"/>
    <w:rsid w:val="00094F1C"/>
    <w:rsid w:val="000A11BB"/>
    <w:rsid w:val="000B5382"/>
    <w:rsid w:val="000C5C75"/>
    <w:rsid w:val="000D4D43"/>
    <w:rsid w:val="000D4D61"/>
    <w:rsid w:val="000D6A75"/>
    <w:rsid w:val="000E2271"/>
    <w:rsid w:val="000E6322"/>
    <w:rsid w:val="000E6325"/>
    <w:rsid w:val="000F1716"/>
    <w:rsid w:val="001014F6"/>
    <w:rsid w:val="0011163C"/>
    <w:rsid w:val="00120A34"/>
    <w:rsid w:val="00131902"/>
    <w:rsid w:val="00131DA0"/>
    <w:rsid w:val="00134EEE"/>
    <w:rsid w:val="00135C87"/>
    <w:rsid w:val="001447DA"/>
    <w:rsid w:val="00145578"/>
    <w:rsid w:val="0015163B"/>
    <w:rsid w:val="00151A62"/>
    <w:rsid w:val="0017210C"/>
    <w:rsid w:val="00190FD3"/>
    <w:rsid w:val="00191C9D"/>
    <w:rsid w:val="001A293A"/>
    <w:rsid w:val="001A6372"/>
    <w:rsid w:val="001B210A"/>
    <w:rsid w:val="001B3925"/>
    <w:rsid w:val="001B55EB"/>
    <w:rsid w:val="001D0469"/>
    <w:rsid w:val="001D4155"/>
    <w:rsid w:val="001E002A"/>
    <w:rsid w:val="001E2ACE"/>
    <w:rsid w:val="001F6B66"/>
    <w:rsid w:val="00207C76"/>
    <w:rsid w:val="00213FDB"/>
    <w:rsid w:val="002273A1"/>
    <w:rsid w:val="00235CAB"/>
    <w:rsid w:val="00244394"/>
    <w:rsid w:val="002504D1"/>
    <w:rsid w:val="00252A32"/>
    <w:rsid w:val="002546F9"/>
    <w:rsid w:val="00256F92"/>
    <w:rsid w:val="00257C2C"/>
    <w:rsid w:val="002631A8"/>
    <w:rsid w:val="002635B5"/>
    <w:rsid w:val="00271FC6"/>
    <w:rsid w:val="00273DC6"/>
    <w:rsid w:val="002765BE"/>
    <w:rsid w:val="002778BD"/>
    <w:rsid w:val="0028318F"/>
    <w:rsid w:val="00285913"/>
    <w:rsid w:val="00285A47"/>
    <w:rsid w:val="00285B26"/>
    <w:rsid w:val="00293198"/>
    <w:rsid w:val="002939C4"/>
    <w:rsid w:val="002945DB"/>
    <w:rsid w:val="002A45CF"/>
    <w:rsid w:val="002A7065"/>
    <w:rsid w:val="002C70EA"/>
    <w:rsid w:val="002D05FD"/>
    <w:rsid w:val="002E18BD"/>
    <w:rsid w:val="002F3CCF"/>
    <w:rsid w:val="002F4D73"/>
    <w:rsid w:val="002F5F02"/>
    <w:rsid w:val="00314EAE"/>
    <w:rsid w:val="00322610"/>
    <w:rsid w:val="00332C85"/>
    <w:rsid w:val="00333884"/>
    <w:rsid w:val="00335BA9"/>
    <w:rsid w:val="00344304"/>
    <w:rsid w:val="0034444B"/>
    <w:rsid w:val="003522AF"/>
    <w:rsid w:val="00352F3C"/>
    <w:rsid w:val="00356354"/>
    <w:rsid w:val="003617D6"/>
    <w:rsid w:val="0036188C"/>
    <w:rsid w:val="0038024E"/>
    <w:rsid w:val="00381EC1"/>
    <w:rsid w:val="00384FCF"/>
    <w:rsid w:val="003907F0"/>
    <w:rsid w:val="003A36D9"/>
    <w:rsid w:val="003B1F13"/>
    <w:rsid w:val="003B6269"/>
    <w:rsid w:val="003C1097"/>
    <w:rsid w:val="003C26B5"/>
    <w:rsid w:val="003C2E0F"/>
    <w:rsid w:val="003C4775"/>
    <w:rsid w:val="003E3649"/>
    <w:rsid w:val="003F4D13"/>
    <w:rsid w:val="0040652B"/>
    <w:rsid w:val="004115F1"/>
    <w:rsid w:val="00412BB8"/>
    <w:rsid w:val="00421611"/>
    <w:rsid w:val="00426B70"/>
    <w:rsid w:val="0043109E"/>
    <w:rsid w:val="00433294"/>
    <w:rsid w:val="0045660E"/>
    <w:rsid w:val="004707B3"/>
    <w:rsid w:val="004749CA"/>
    <w:rsid w:val="00493082"/>
    <w:rsid w:val="00493182"/>
    <w:rsid w:val="00496C48"/>
    <w:rsid w:val="004A523D"/>
    <w:rsid w:val="004A575B"/>
    <w:rsid w:val="004A5E27"/>
    <w:rsid w:val="004B39AF"/>
    <w:rsid w:val="004B4EA5"/>
    <w:rsid w:val="004B6481"/>
    <w:rsid w:val="004B715A"/>
    <w:rsid w:val="004D0E68"/>
    <w:rsid w:val="004D388B"/>
    <w:rsid w:val="004E1DE0"/>
    <w:rsid w:val="004E4643"/>
    <w:rsid w:val="004F0118"/>
    <w:rsid w:val="004F3A60"/>
    <w:rsid w:val="004F54E1"/>
    <w:rsid w:val="004F63D8"/>
    <w:rsid w:val="00505482"/>
    <w:rsid w:val="005063B5"/>
    <w:rsid w:val="00514C8C"/>
    <w:rsid w:val="00517F48"/>
    <w:rsid w:val="00520D8C"/>
    <w:rsid w:val="00521FFA"/>
    <w:rsid w:val="00527DE7"/>
    <w:rsid w:val="005315FE"/>
    <w:rsid w:val="0053629C"/>
    <w:rsid w:val="00540320"/>
    <w:rsid w:val="00547F0A"/>
    <w:rsid w:val="005524FE"/>
    <w:rsid w:val="0055377F"/>
    <w:rsid w:val="00565872"/>
    <w:rsid w:val="00567FFB"/>
    <w:rsid w:val="00574C10"/>
    <w:rsid w:val="00575C7F"/>
    <w:rsid w:val="00580FA8"/>
    <w:rsid w:val="00587B87"/>
    <w:rsid w:val="00593E38"/>
    <w:rsid w:val="0059686E"/>
    <w:rsid w:val="005A4EE9"/>
    <w:rsid w:val="005A602B"/>
    <w:rsid w:val="005A781F"/>
    <w:rsid w:val="005B2BB3"/>
    <w:rsid w:val="005B564F"/>
    <w:rsid w:val="005C1128"/>
    <w:rsid w:val="005C2B5C"/>
    <w:rsid w:val="005D7F5C"/>
    <w:rsid w:val="005E42CB"/>
    <w:rsid w:val="005F730F"/>
    <w:rsid w:val="005F7DA8"/>
    <w:rsid w:val="00600FC0"/>
    <w:rsid w:val="00601E97"/>
    <w:rsid w:val="00603912"/>
    <w:rsid w:val="00604DB8"/>
    <w:rsid w:val="00612961"/>
    <w:rsid w:val="006178ED"/>
    <w:rsid w:val="00626146"/>
    <w:rsid w:val="00626EDC"/>
    <w:rsid w:val="00634E7A"/>
    <w:rsid w:val="00644C8D"/>
    <w:rsid w:val="006525FD"/>
    <w:rsid w:val="00654C4B"/>
    <w:rsid w:val="006578FD"/>
    <w:rsid w:val="00661390"/>
    <w:rsid w:val="00675E88"/>
    <w:rsid w:val="006762FE"/>
    <w:rsid w:val="006825AB"/>
    <w:rsid w:val="00686A71"/>
    <w:rsid w:val="0069121D"/>
    <w:rsid w:val="00691C2D"/>
    <w:rsid w:val="00692D2B"/>
    <w:rsid w:val="00697F51"/>
    <w:rsid w:val="006A2FFC"/>
    <w:rsid w:val="006A3D09"/>
    <w:rsid w:val="006B10A9"/>
    <w:rsid w:val="006C3A0C"/>
    <w:rsid w:val="006D1081"/>
    <w:rsid w:val="006D1C20"/>
    <w:rsid w:val="006D2D8D"/>
    <w:rsid w:val="006D3ADE"/>
    <w:rsid w:val="006E61E3"/>
    <w:rsid w:val="006E7240"/>
    <w:rsid w:val="006E738D"/>
    <w:rsid w:val="00700025"/>
    <w:rsid w:val="00702143"/>
    <w:rsid w:val="007055CE"/>
    <w:rsid w:val="00710107"/>
    <w:rsid w:val="00712E99"/>
    <w:rsid w:val="00713E9B"/>
    <w:rsid w:val="0071687B"/>
    <w:rsid w:val="0073204C"/>
    <w:rsid w:val="00736287"/>
    <w:rsid w:val="00737255"/>
    <w:rsid w:val="00744B2B"/>
    <w:rsid w:val="00751CF4"/>
    <w:rsid w:val="00752C00"/>
    <w:rsid w:val="00763076"/>
    <w:rsid w:val="00766AE0"/>
    <w:rsid w:val="00766D97"/>
    <w:rsid w:val="00770090"/>
    <w:rsid w:val="00770427"/>
    <w:rsid w:val="007727F1"/>
    <w:rsid w:val="007813B1"/>
    <w:rsid w:val="0078418E"/>
    <w:rsid w:val="007841E3"/>
    <w:rsid w:val="00791E3B"/>
    <w:rsid w:val="0079778B"/>
    <w:rsid w:val="007A06FD"/>
    <w:rsid w:val="007B0E2C"/>
    <w:rsid w:val="007B10A1"/>
    <w:rsid w:val="007B12E3"/>
    <w:rsid w:val="007B1314"/>
    <w:rsid w:val="007B3278"/>
    <w:rsid w:val="007B3F50"/>
    <w:rsid w:val="007B4680"/>
    <w:rsid w:val="007D199D"/>
    <w:rsid w:val="007D1D26"/>
    <w:rsid w:val="007D49AD"/>
    <w:rsid w:val="007E1D77"/>
    <w:rsid w:val="007E3F8C"/>
    <w:rsid w:val="007F0F48"/>
    <w:rsid w:val="0081096F"/>
    <w:rsid w:val="00811940"/>
    <w:rsid w:val="00811B43"/>
    <w:rsid w:val="00816E3F"/>
    <w:rsid w:val="00817D94"/>
    <w:rsid w:val="00832986"/>
    <w:rsid w:val="00833DBA"/>
    <w:rsid w:val="00853728"/>
    <w:rsid w:val="00856011"/>
    <w:rsid w:val="00864979"/>
    <w:rsid w:val="00866590"/>
    <w:rsid w:val="00871B7A"/>
    <w:rsid w:val="008836CA"/>
    <w:rsid w:val="00885B58"/>
    <w:rsid w:val="008928C6"/>
    <w:rsid w:val="008A0D85"/>
    <w:rsid w:val="008A1855"/>
    <w:rsid w:val="008B08E4"/>
    <w:rsid w:val="008C0174"/>
    <w:rsid w:val="008C26DA"/>
    <w:rsid w:val="008C3E8C"/>
    <w:rsid w:val="008C4591"/>
    <w:rsid w:val="008D1344"/>
    <w:rsid w:val="008D5CEE"/>
    <w:rsid w:val="00901F8C"/>
    <w:rsid w:val="00902018"/>
    <w:rsid w:val="009042E6"/>
    <w:rsid w:val="00904595"/>
    <w:rsid w:val="009265FD"/>
    <w:rsid w:val="009425D2"/>
    <w:rsid w:val="00961A09"/>
    <w:rsid w:val="00962C6F"/>
    <w:rsid w:val="00965F7C"/>
    <w:rsid w:val="00967D3C"/>
    <w:rsid w:val="00970470"/>
    <w:rsid w:val="009906E1"/>
    <w:rsid w:val="009B0C0E"/>
    <w:rsid w:val="009B105E"/>
    <w:rsid w:val="009B3EE8"/>
    <w:rsid w:val="009B4429"/>
    <w:rsid w:val="009B45B7"/>
    <w:rsid w:val="009C01DA"/>
    <w:rsid w:val="009C1F40"/>
    <w:rsid w:val="009C2276"/>
    <w:rsid w:val="009C352F"/>
    <w:rsid w:val="009F6EE0"/>
    <w:rsid w:val="00A00D4B"/>
    <w:rsid w:val="00A011B3"/>
    <w:rsid w:val="00A0566D"/>
    <w:rsid w:val="00A056AB"/>
    <w:rsid w:val="00A064F4"/>
    <w:rsid w:val="00A1153A"/>
    <w:rsid w:val="00A218E3"/>
    <w:rsid w:val="00A30C9A"/>
    <w:rsid w:val="00A31F86"/>
    <w:rsid w:val="00A32AF1"/>
    <w:rsid w:val="00A3320C"/>
    <w:rsid w:val="00A40863"/>
    <w:rsid w:val="00A50460"/>
    <w:rsid w:val="00A50CFE"/>
    <w:rsid w:val="00A61E10"/>
    <w:rsid w:val="00A62F36"/>
    <w:rsid w:val="00A75A9B"/>
    <w:rsid w:val="00A93ED9"/>
    <w:rsid w:val="00A94346"/>
    <w:rsid w:val="00AA3A5B"/>
    <w:rsid w:val="00AA7863"/>
    <w:rsid w:val="00AA7EDC"/>
    <w:rsid w:val="00AB210C"/>
    <w:rsid w:val="00AB617B"/>
    <w:rsid w:val="00AC53ED"/>
    <w:rsid w:val="00AD3AA2"/>
    <w:rsid w:val="00AE2DE9"/>
    <w:rsid w:val="00AF2E2B"/>
    <w:rsid w:val="00AF423C"/>
    <w:rsid w:val="00B00BE1"/>
    <w:rsid w:val="00B13435"/>
    <w:rsid w:val="00B13AF2"/>
    <w:rsid w:val="00B23C13"/>
    <w:rsid w:val="00B249A8"/>
    <w:rsid w:val="00B30FAA"/>
    <w:rsid w:val="00B33F12"/>
    <w:rsid w:val="00B3686C"/>
    <w:rsid w:val="00B4099B"/>
    <w:rsid w:val="00B42A72"/>
    <w:rsid w:val="00B46D39"/>
    <w:rsid w:val="00B56D9B"/>
    <w:rsid w:val="00B6259E"/>
    <w:rsid w:val="00B74D82"/>
    <w:rsid w:val="00B80D36"/>
    <w:rsid w:val="00B95599"/>
    <w:rsid w:val="00BA4869"/>
    <w:rsid w:val="00BB1D30"/>
    <w:rsid w:val="00BB66A1"/>
    <w:rsid w:val="00BD5A8F"/>
    <w:rsid w:val="00BE0942"/>
    <w:rsid w:val="00BE7869"/>
    <w:rsid w:val="00BF2CC6"/>
    <w:rsid w:val="00BF6349"/>
    <w:rsid w:val="00C01665"/>
    <w:rsid w:val="00C05708"/>
    <w:rsid w:val="00C14F92"/>
    <w:rsid w:val="00C16B2B"/>
    <w:rsid w:val="00C4609B"/>
    <w:rsid w:val="00C50691"/>
    <w:rsid w:val="00C51C1D"/>
    <w:rsid w:val="00C52FA9"/>
    <w:rsid w:val="00C63B3E"/>
    <w:rsid w:val="00C70667"/>
    <w:rsid w:val="00C73342"/>
    <w:rsid w:val="00C74F02"/>
    <w:rsid w:val="00C76CD9"/>
    <w:rsid w:val="00C772F7"/>
    <w:rsid w:val="00C80C17"/>
    <w:rsid w:val="00C85784"/>
    <w:rsid w:val="00C929A4"/>
    <w:rsid w:val="00CB45A0"/>
    <w:rsid w:val="00CB5BB0"/>
    <w:rsid w:val="00CC2688"/>
    <w:rsid w:val="00CC2E7A"/>
    <w:rsid w:val="00CC2EF1"/>
    <w:rsid w:val="00CC4BD7"/>
    <w:rsid w:val="00CD14D1"/>
    <w:rsid w:val="00CE3FDB"/>
    <w:rsid w:val="00CE77E3"/>
    <w:rsid w:val="00CF5071"/>
    <w:rsid w:val="00D04795"/>
    <w:rsid w:val="00D12789"/>
    <w:rsid w:val="00D2290F"/>
    <w:rsid w:val="00D24AD2"/>
    <w:rsid w:val="00D258FC"/>
    <w:rsid w:val="00D378F9"/>
    <w:rsid w:val="00D4248D"/>
    <w:rsid w:val="00D577A8"/>
    <w:rsid w:val="00D63A58"/>
    <w:rsid w:val="00D64109"/>
    <w:rsid w:val="00D7089E"/>
    <w:rsid w:val="00D80726"/>
    <w:rsid w:val="00D80FAA"/>
    <w:rsid w:val="00D83D95"/>
    <w:rsid w:val="00D86216"/>
    <w:rsid w:val="00DA6130"/>
    <w:rsid w:val="00DA6A14"/>
    <w:rsid w:val="00DA6EA6"/>
    <w:rsid w:val="00DB3F5E"/>
    <w:rsid w:val="00DB6218"/>
    <w:rsid w:val="00DC7092"/>
    <w:rsid w:val="00DE1747"/>
    <w:rsid w:val="00DE4BE1"/>
    <w:rsid w:val="00DE57F4"/>
    <w:rsid w:val="00DF4F84"/>
    <w:rsid w:val="00DF70EE"/>
    <w:rsid w:val="00E04CF7"/>
    <w:rsid w:val="00E0674D"/>
    <w:rsid w:val="00E070E8"/>
    <w:rsid w:val="00E07274"/>
    <w:rsid w:val="00E1090A"/>
    <w:rsid w:val="00E10965"/>
    <w:rsid w:val="00E14A4C"/>
    <w:rsid w:val="00E16334"/>
    <w:rsid w:val="00E22DD2"/>
    <w:rsid w:val="00E2770E"/>
    <w:rsid w:val="00E27727"/>
    <w:rsid w:val="00E40FFF"/>
    <w:rsid w:val="00E45DEA"/>
    <w:rsid w:val="00E53F07"/>
    <w:rsid w:val="00E63DE1"/>
    <w:rsid w:val="00E63E7A"/>
    <w:rsid w:val="00E6718B"/>
    <w:rsid w:val="00E8038E"/>
    <w:rsid w:val="00E81A44"/>
    <w:rsid w:val="00E871D5"/>
    <w:rsid w:val="00EB5DE3"/>
    <w:rsid w:val="00EB7A60"/>
    <w:rsid w:val="00EC115E"/>
    <w:rsid w:val="00EC64DB"/>
    <w:rsid w:val="00EC6935"/>
    <w:rsid w:val="00ED60F2"/>
    <w:rsid w:val="00ED6396"/>
    <w:rsid w:val="00EE2ED4"/>
    <w:rsid w:val="00EE419D"/>
    <w:rsid w:val="00EE437F"/>
    <w:rsid w:val="00EE5553"/>
    <w:rsid w:val="00EE5C89"/>
    <w:rsid w:val="00EF2385"/>
    <w:rsid w:val="00F0316D"/>
    <w:rsid w:val="00F156B6"/>
    <w:rsid w:val="00F1689F"/>
    <w:rsid w:val="00F34326"/>
    <w:rsid w:val="00F361E1"/>
    <w:rsid w:val="00F40819"/>
    <w:rsid w:val="00F418A5"/>
    <w:rsid w:val="00F44C37"/>
    <w:rsid w:val="00F5084D"/>
    <w:rsid w:val="00F5756D"/>
    <w:rsid w:val="00F57AED"/>
    <w:rsid w:val="00F61800"/>
    <w:rsid w:val="00F61D86"/>
    <w:rsid w:val="00F67FF5"/>
    <w:rsid w:val="00F70340"/>
    <w:rsid w:val="00F816B4"/>
    <w:rsid w:val="00F82CD3"/>
    <w:rsid w:val="00F902DE"/>
    <w:rsid w:val="00F94FC2"/>
    <w:rsid w:val="00F9669A"/>
    <w:rsid w:val="00FA1546"/>
    <w:rsid w:val="00FB49B6"/>
    <w:rsid w:val="00FC1EE8"/>
    <w:rsid w:val="00FC6C1B"/>
    <w:rsid w:val="00FE1BC9"/>
    <w:rsid w:val="00FE2C9C"/>
    <w:rsid w:val="00FE3A94"/>
    <w:rsid w:val="00FE4029"/>
    <w:rsid w:val="00FE4E77"/>
    <w:rsid w:val="00FF0B77"/>
    <w:rsid w:val="00FF4A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sdate"/>
  <w:shapeDefaults>
    <o:shapedefaults v:ext="edit" spidmax="2049"/>
    <o:shapelayout v:ext="edit">
      <o:idmap v:ext="edit" data="1"/>
    </o:shapelayout>
  </w:shapeDefaults>
  <w:decimalSymbol w:val="."/>
  <w:listSeparator w:val=","/>
  <w15:docId w15:val="{884B5301-2FE4-4245-BC9B-8C2576D4F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0"/>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14F6"/>
    <w:pPr>
      <w:widowControl w:val="0"/>
      <w:jc w:val="both"/>
    </w:pPr>
    <w:rPr>
      <w:kern w:val="2"/>
      <w:sz w:val="21"/>
      <w:szCs w:val="22"/>
    </w:rPr>
  </w:style>
  <w:style w:type="paragraph" w:styleId="1">
    <w:name w:val="heading 1"/>
    <w:basedOn w:val="a"/>
    <w:next w:val="a"/>
    <w:link w:val="1Char"/>
    <w:uiPriority w:val="99"/>
    <w:qFormat/>
    <w:rsid w:val="005E42CB"/>
    <w:pPr>
      <w:keepNext/>
      <w:keepLines/>
      <w:widowControl/>
      <w:spacing w:before="340" w:after="330" w:line="576" w:lineRule="auto"/>
      <w:ind w:firstLineChars="236" w:firstLine="236"/>
      <w:jc w:val="left"/>
      <w:outlineLvl w:val="0"/>
    </w:pPr>
    <w:rPr>
      <w:b/>
      <w:kern w:val="44"/>
      <w:sz w:val="44"/>
      <w:szCs w:val="20"/>
    </w:rPr>
  </w:style>
  <w:style w:type="paragraph" w:styleId="2">
    <w:name w:val="heading 2"/>
    <w:basedOn w:val="a"/>
    <w:next w:val="a"/>
    <w:link w:val="2Char"/>
    <w:uiPriority w:val="99"/>
    <w:qFormat/>
    <w:rsid w:val="005E42CB"/>
    <w:pPr>
      <w:keepNext/>
      <w:keepLines/>
      <w:widowControl/>
      <w:spacing w:before="260" w:after="260" w:line="413" w:lineRule="auto"/>
      <w:ind w:firstLineChars="236" w:firstLine="236"/>
      <w:jc w:val="left"/>
      <w:outlineLvl w:val="1"/>
    </w:pPr>
    <w:rPr>
      <w:rFonts w:ascii="Cambria" w:hAnsi="Cambria"/>
      <w:b/>
      <w:kern w:val="0"/>
      <w:sz w:val="32"/>
      <w:szCs w:val="20"/>
    </w:rPr>
  </w:style>
  <w:style w:type="paragraph" w:styleId="3">
    <w:name w:val="heading 3"/>
    <w:basedOn w:val="a"/>
    <w:next w:val="a"/>
    <w:link w:val="3Char"/>
    <w:uiPriority w:val="99"/>
    <w:qFormat/>
    <w:rsid w:val="005E42CB"/>
    <w:pPr>
      <w:keepNext/>
      <w:keepLines/>
      <w:widowControl/>
      <w:spacing w:before="260" w:after="260" w:line="413" w:lineRule="auto"/>
      <w:ind w:firstLineChars="236" w:firstLine="236"/>
      <w:jc w:val="left"/>
      <w:outlineLvl w:val="2"/>
    </w:pPr>
    <w:rPr>
      <w:b/>
      <w:kern w:val="0"/>
      <w:sz w:val="32"/>
      <w:szCs w:val="20"/>
    </w:rPr>
  </w:style>
  <w:style w:type="paragraph" w:styleId="4">
    <w:name w:val="heading 4"/>
    <w:basedOn w:val="a"/>
    <w:next w:val="a"/>
    <w:link w:val="4Char"/>
    <w:uiPriority w:val="99"/>
    <w:qFormat/>
    <w:rsid w:val="00520D8C"/>
    <w:pPr>
      <w:keepNext/>
      <w:keepLines/>
      <w:spacing w:before="280" w:after="290" w:line="376" w:lineRule="auto"/>
      <w:outlineLvl w:val="3"/>
    </w:pPr>
    <w:rPr>
      <w:rFonts w:ascii="Cambria" w:hAnsi="Cambria"/>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9"/>
    <w:locked/>
    <w:rsid w:val="005E42CB"/>
    <w:rPr>
      <w:rFonts w:ascii="Calibri" w:eastAsia="宋体" w:hAnsi="Calibri" w:cs="Times New Roman"/>
      <w:b/>
      <w:kern w:val="44"/>
      <w:sz w:val="44"/>
    </w:rPr>
  </w:style>
  <w:style w:type="character" w:customStyle="1" w:styleId="2Char">
    <w:name w:val="标题 2 Char"/>
    <w:link w:val="2"/>
    <w:uiPriority w:val="99"/>
    <w:locked/>
    <w:rsid w:val="005E42CB"/>
    <w:rPr>
      <w:rFonts w:ascii="Cambria" w:eastAsia="宋体" w:hAnsi="Cambria" w:cs="Times New Roman"/>
      <w:b/>
      <w:kern w:val="0"/>
      <w:sz w:val="32"/>
    </w:rPr>
  </w:style>
  <w:style w:type="character" w:customStyle="1" w:styleId="3Char">
    <w:name w:val="标题 3 Char"/>
    <w:link w:val="3"/>
    <w:uiPriority w:val="99"/>
    <w:locked/>
    <w:rsid w:val="005E42CB"/>
    <w:rPr>
      <w:rFonts w:ascii="Calibri" w:eastAsia="宋体" w:hAnsi="Calibri" w:cs="Times New Roman"/>
      <w:b/>
      <w:kern w:val="0"/>
      <w:sz w:val="32"/>
    </w:rPr>
  </w:style>
  <w:style w:type="character" w:customStyle="1" w:styleId="4Char">
    <w:name w:val="标题 4 Char"/>
    <w:link w:val="4"/>
    <w:uiPriority w:val="99"/>
    <w:semiHidden/>
    <w:locked/>
    <w:rsid w:val="00FA1546"/>
    <w:rPr>
      <w:rFonts w:ascii="Cambria" w:eastAsia="宋体" w:hAnsi="Cambria" w:cs="Times New Roman"/>
      <w:b/>
      <w:bCs/>
      <w:sz w:val="28"/>
      <w:szCs w:val="28"/>
    </w:rPr>
  </w:style>
  <w:style w:type="paragraph" w:styleId="a3">
    <w:name w:val="header"/>
    <w:basedOn w:val="a"/>
    <w:link w:val="Char"/>
    <w:uiPriority w:val="99"/>
    <w:rsid w:val="005E42CB"/>
    <w:pPr>
      <w:pBdr>
        <w:bottom w:val="single" w:sz="6" w:space="1" w:color="auto"/>
      </w:pBdr>
      <w:tabs>
        <w:tab w:val="center" w:pos="4153"/>
        <w:tab w:val="right" w:pos="8306"/>
      </w:tabs>
      <w:snapToGrid w:val="0"/>
      <w:jc w:val="center"/>
    </w:pPr>
    <w:rPr>
      <w:kern w:val="0"/>
      <w:sz w:val="18"/>
      <w:szCs w:val="20"/>
    </w:rPr>
  </w:style>
  <w:style w:type="character" w:customStyle="1" w:styleId="Char">
    <w:name w:val="页眉 Char"/>
    <w:link w:val="a3"/>
    <w:uiPriority w:val="99"/>
    <w:locked/>
    <w:rsid w:val="005E42CB"/>
    <w:rPr>
      <w:rFonts w:cs="Times New Roman"/>
      <w:sz w:val="18"/>
    </w:rPr>
  </w:style>
  <w:style w:type="paragraph" w:styleId="a4">
    <w:name w:val="footer"/>
    <w:basedOn w:val="a"/>
    <w:link w:val="Char0"/>
    <w:uiPriority w:val="99"/>
    <w:rsid w:val="005E42CB"/>
    <w:pPr>
      <w:tabs>
        <w:tab w:val="center" w:pos="4153"/>
        <w:tab w:val="right" w:pos="8306"/>
      </w:tabs>
      <w:snapToGrid w:val="0"/>
      <w:jc w:val="left"/>
    </w:pPr>
    <w:rPr>
      <w:kern w:val="0"/>
      <w:sz w:val="18"/>
      <w:szCs w:val="20"/>
    </w:rPr>
  </w:style>
  <w:style w:type="character" w:customStyle="1" w:styleId="Char0">
    <w:name w:val="页脚 Char"/>
    <w:link w:val="a4"/>
    <w:uiPriority w:val="99"/>
    <w:locked/>
    <w:rsid w:val="005E42CB"/>
    <w:rPr>
      <w:rFonts w:cs="Times New Roman"/>
      <w:sz w:val="18"/>
    </w:rPr>
  </w:style>
  <w:style w:type="character" w:styleId="a5">
    <w:name w:val="Hyperlink"/>
    <w:uiPriority w:val="99"/>
    <w:rsid w:val="005E42CB"/>
    <w:rPr>
      <w:rFonts w:cs="Times New Roman"/>
      <w:color w:val="0000FF"/>
      <w:u w:val="single"/>
    </w:rPr>
  </w:style>
  <w:style w:type="paragraph" w:styleId="20">
    <w:name w:val="toc 2"/>
    <w:basedOn w:val="a"/>
    <w:next w:val="a"/>
    <w:uiPriority w:val="99"/>
    <w:rsid w:val="005E42CB"/>
    <w:pPr>
      <w:widowControl/>
      <w:tabs>
        <w:tab w:val="right" w:leader="dot" w:pos="8296"/>
      </w:tabs>
      <w:spacing w:before="120"/>
      <w:ind w:firstLineChars="50" w:firstLine="141"/>
      <w:jc w:val="left"/>
    </w:pPr>
    <w:rPr>
      <w:rFonts w:cs="Calibri"/>
      <w:b/>
      <w:iCs/>
      <w:kern w:val="0"/>
      <w:sz w:val="24"/>
      <w:szCs w:val="20"/>
    </w:rPr>
  </w:style>
  <w:style w:type="paragraph" w:styleId="10">
    <w:name w:val="toc 1"/>
    <w:basedOn w:val="a"/>
    <w:next w:val="a"/>
    <w:uiPriority w:val="99"/>
    <w:rsid w:val="005E42CB"/>
    <w:pPr>
      <w:widowControl/>
      <w:tabs>
        <w:tab w:val="left" w:pos="1025"/>
        <w:tab w:val="right" w:leader="dot" w:pos="8296"/>
      </w:tabs>
      <w:spacing w:before="240" w:after="120"/>
      <w:jc w:val="left"/>
    </w:pPr>
    <w:rPr>
      <w:rFonts w:cs="Calibri"/>
      <w:b/>
      <w:bCs/>
      <w:kern w:val="0"/>
      <w:sz w:val="28"/>
      <w:szCs w:val="20"/>
    </w:rPr>
  </w:style>
  <w:style w:type="paragraph" w:styleId="30">
    <w:name w:val="toc 3"/>
    <w:basedOn w:val="a"/>
    <w:next w:val="a"/>
    <w:uiPriority w:val="99"/>
    <w:rsid w:val="005E42CB"/>
    <w:pPr>
      <w:widowControl/>
      <w:tabs>
        <w:tab w:val="right" w:leader="dot" w:pos="8296"/>
      </w:tabs>
      <w:ind w:firstLineChars="177" w:firstLine="425"/>
      <w:jc w:val="left"/>
    </w:pPr>
    <w:rPr>
      <w:rFonts w:cs="Calibri"/>
      <w:kern w:val="0"/>
      <w:sz w:val="24"/>
      <w:szCs w:val="20"/>
    </w:rPr>
  </w:style>
  <w:style w:type="paragraph" w:styleId="a6">
    <w:name w:val="List Paragraph"/>
    <w:basedOn w:val="a"/>
    <w:uiPriority w:val="99"/>
    <w:qFormat/>
    <w:rsid w:val="005E42CB"/>
    <w:pPr>
      <w:widowControl/>
      <w:ind w:firstLineChars="200" w:firstLine="420"/>
      <w:jc w:val="left"/>
    </w:pPr>
    <w:rPr>
      <w:kern w:val="0"/>
      <w:sz w:val="24"/>
      <w:szCs w:val="24"/>
    </w:rPr>
  </w:style>
  <w:style w:type="paragraph" w:styleId="a7">
    <w:name w:val="Balloon Text"/>
    <w:basedOn w:val="a"/>
    <w:link w:val="Char1"/>
    <w:uiPriority w:val="99"/>
    <w:semiHidden/>
    <w:rsid w:val="005E42CB"/>
    <w:rPr>
      <w:kern w:val="0"/>
      <w:sz w:val="18"/>
      <w:szCs w:val="20"/>
    </w:rPr>
  </w:style>
  <w:style w:type="character" w:customStyle="1" w:styleId="Char1">
    <w:name w:val="批注框文本 Char"/>
    <w:link w:val="a7"/>
    <w:uiPriority w:val="99"/>
    <w:semiHidden/>
    <w:locked/>
    <w:rsid w:val="005E42CB"/>
    <w:rPr>
      <w:rFonts w:cs="Times New Roman"/>
      <w:sz w:val="18"/>
    </w:rPr>
  </w:style>
  <w:style w:type="paragraph" w:styleId="a8">
    <w:name w:val="caption"/>
    <w:basedOn w:val="a"/>
    <w:next w:val="a"/>
    <w:uiPriority w:val="99"/>
    <w:qFormat/>
    <w:rsid w:val="00CC4BD7"/>
    <w:rPr>
      <w:rFonts w:ascii="Arial" w:eastAsia="黑体" w:hAnsi="Arial" w:cs="Arial"/>
      <w:sz w:val="20"/>
      <w:szCs w:val="20"/>
    </w:rPr>
  </w:style>
  <w:style w:type="paragraph" w:styleId="a9">
    <w:name w:val="Normal (Web)"/>
    <w:basedOn w:val="a"/>
    <w:uiPriority w:val="99"/>
    <w:rsid w:val="0069121D"/>
    <w:pPr>
      <w:widowControl/>
      <w:spacing w:before="100" w:beforeAutospacing="1" w:after="100" w:afterAutospacing="1"/>
      <w:jc w:val="left"/>
    </w:pPr>
    <w:rPr>
      <w:rFonts w:ascii="宋体" w:hAnsi="宋体" w:cs="宋体"/>
      <w:kern w:val="0"/>
      <w:sz w:val="24"/>
      <w:szCs w:val="24"/>
    </w:rPr>
  </w:style>
  <w:style w:type="character" w:styleId="aa">
    <w:name w:val="page number"/>
    <w:uiPriority w:val="99"/>
    <w:rsid w:val="00E04CF7"/>
    <w:rPr>
      <w:rFonts w:cs="Times New Roman"/>
    </w:rPr>
  </w:style>
  <w:style w:type="paragraph" w:styleId="40">
    <w:name w:val="toc 4"/>
    <w:basedOn w:val="a"/>
    <w:next w:val="a"/>
    <w:autoRedefine/>
    <w:uiPriority w:val="99"/>
    <w:semiHidden/>
    <w:rsid w:val="004749CA"/>
    <w:pPr>
      <w:ind w:leftChars="600" w:left="1260"/>
    </w:pPr>
  </w:style>
  <w:style w:type="paragraph" w:styleId="ab">
    <w:name w:val="Document Map"/>
    <w:basedOn w:val="a"/>
    <w:link w:val="Char2"/>
    <w:uiPriority w:val="99"/>
    <w:semiHidden/>
    <w:rsid w:val="00FB49B6"/>
    <w:pPr>
      <w:shd w:val="clear" w:color="auto" w:fill="000080"/>
    </w:pPr>
    <w:rPr>
      <w:rFonts w:ascii="Times New Roman" w:hAnsi="Times New Roman"/>
      <w:kern w:val="0"/>
      <w:sz w:val="2"/>
      <w:szCs w:val="20"/>
    </w:rPr>
  </w:style>
  <w:style w:type="character" w:customStyle="1" w:styleId="Char2">
    <w:name w:val="文档结构图 Char"/>
    <w:link w:val="ab"/>
    <w:uiPriority w:val="99"/>
    <w:semiHidden/>
    <w:locked/>
    <w:rsid w:val="00FA1546"/>
    <w:rPr>
      <w:rFonts w:ascii="Times New Roman" w:hAnsi="Times New Roman" w:cs="Times New Roman"/>
      <w:sz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5662935">
      <w:marLeft w:val="0"/>
      <w:marRight w:val="0"/>
      <w:marTop w:val="0"/>
      <w:marBottom w:val="0"/>
      <w:divBdr>
        <w:top w:val="none" w:sz="0" w:space="0" w:color="auto"/>
        <w:left w:val="none" w:sz="0" w:space="0" w:color="auto"/>
        <w:bottom w:val="none" w:sz="0" w:space="0" w:color="auto"/>
        <w:right w:val="none" w:sz="0" w:space="0" w:color="auto"/>
      </w:divBdr>
      <w:divsChild>
        <w:div w:id="1415662929">
          <w:marLeft w:val="0"/>
          <w:marRight w:val="0"/>
          <w:marTop w:val="0"/>
          <w:marBottom w:val="0"/>
          <w:divBdr>
            <w:top w:val="none" w:sz="0" w:space="0" w:color="auto"/>
            <w:left w:val="none" w:sz="0" w:space="0" w:color="auto"/>
            <w:bottom w:val="none" w:sz="0" w:space="0" w:color="auto"/>
            <w:right w:val="none" w:sz="0" w:space="0" w:color="auto"/>
          </w:divBdr>
          <w:divsChild>
            <w:div w:id="1415662955">
              <w:marLeft w:val="0"/>
              <w:marRight w:val="0"/>
              <w:marTop w:val="0"/>
              <w:marBottom w:val="0"/>
              <w:divBdr>
                <w:top w:val="none" w:sz="0" w:space="0" w:color="auto"/>
                <w:left w:val="none" w:sz="0" w:space="0" w:color="auto"/>
                <w:bottom w:val="none" w:sz="0" w:space="0" w:color="auto"/>
                <w:right w:val="none" w:sz="0" w:space="0" w:color="auto"/>
              </w:divBdr>
              <w:divsChild>
                <w:div w:id="1415662939">
                  <w:marLeft w:val="0"/>
                  <w:marRight w:val="0"/>
                  <w:marTop w:val="0"/>
                  <w:marBottom w:val="0"/>
                  <w:divBdr>
                    <w:top w:val="single" w:sz="4" w:space="0" w:color="E5E5E5"/>
                    <w:left w:val="single" w:sz="4" w:space="0" w:color="E5E5E5"/>
                    <w:bottom w:val="single" w:sz="4" w:space="0" w:color="E5E5E5"/>
                    <w:right w:val="single" w:sz="4" w:space="0" w:color="E5E5E5"/>
                  </w:divBdr>
                  <w:divsChild>
                    <w:div w:id="1415662946">
                      <w:marLeft w:val="0"/>
                      <w:marRight w:val="0"/>
                      <w:marTop w:val="0"/>
                      <w:marBottom w:val="0"/>
                      <w:divBdr>
                        <w:top w:val="none" w:sz="0" w:space="0" w:color="auto"/>
                        <w:left w:val="none" w:sz="0" w:space="0" w:color="auto"/>
                        <w:bottom w:val="none" w:sz="0" w:space="0" w:color="auto"/>
                        <w:right w:val="none" w:sz="0" w:space="0" w:color="auto"/>
                      </w:divBdr>
                      <w:divsChild>
                        <w:div w:id="1415662941">
                          <w:marLeft w:val="0"/>
                          <w:marRight w:val="0"/>
                          <w:marTop w:val="0"/>
                          <w:marBottom w:val="0"/>
                          <w:divBdr>
                            <w:top w:val="none" w:sz="0" w:space="0" w:color="auto"/>
                            <w:left w:val="none" w:sz="0" w:space="0" w:color="auto"/>
                            <w:bottom w:val="none" w:sz="0" w:space="0" w:color="auto"/>
                            <w:right w:val="none" w:sz="0" w:space="0" w:color="auto"/>
                          </w:divBdr>
                          <w:divsChild>
                            <w:div w:id="1415662950">
                              <w:marLeft w:val="0"/>
                              <w:marRight w:val="0"/>
                              <w:marTop w:val="0"/>
                              <w:marBottom w:val="0"/>
                              <w:divBdr>
                                <w:top w:val="none" w:sz="0" w:space="0" w:color="auto"/>
                                <w:left w:val="none" w:sz="0" w:space="0" w:color="auto"/>
                                <w:bottom w:val="none" w:sz="0" w:space="0" w:color="auto"/>
                                <w:right w:val="none" w:sz="0" w:space="0" w:color="auto"/>
                              </w:divBdr>
                              <w:divsChild>
                                <w:div w:id="1415662954">
                                  <w:marLeft w:val="0"/>
                                  <w:marRight w:val="0"/>
                                  <w:marTop w:val="0"/>
                                  <w:marBottom w:val="0"/>
                                  <w:divBdr>
                                    <w:top w:val="none" w:sz="0" w:space="0" w:color="auto"/>
                                    <w:left w:val="none" w:sz="0" w:space="0" w:color="auto"/>
                                    <w:bottom w:val="none" w:sz="0" w:space="0" w:color="auto"/>
                                    <w:right w:val="none" w:sz="0" w:space="0" w:color="auto"/>
                                  </w:divBdr>
                                  <w:divsChild>
                                    <w:div w:id="1415662937">
                                      <w:marLeft w:val="0"/>
                                      <w:marRight w:val="0"/>
                                      <w:marTop w:val="0"/>
                                      <w:marBottom w:val="0"/>
                                      <w:divBdr>
                                        <w:top w:val="none" w:sz="0" w:space="0" w:color="auto"/>
                                        <w:left w:val="none" w:sz="0" w:space="0" w:color="auto"/>
                                        <w:bottom w:val="none" w:sz="0" w:space="0" w:color="auto"/>
                                        <w:right w:val="none" w:sz="0" w:space="0" w:color="auto"/>
                                      </w:divBdr>
                                      <w:divsChild>
                                        <w:div w:id="1415662930">
                                          <w:marLeft w:val="0"/>
                                          <w:marRight w:val="0"/>
                                          <w:marTop w:val="196"/>
                                          <w:marBottom w:val="65"/>
                                          <w:divBdr>
                                            <w:top w:val="none" w:sz="0" w:space="0" w:color="auto"/>
                                            <w:left w:val="none" w:sz="0" w:space="0" w:color="auto"/>
                                            <w:bottom w:val="none" w:sz="0" w:space="0" w:color="auto"/>
                                            <w:right w:val="none" w:sz="0" w:space="0" w:color="auto"/>
                                          </w:divBdr>
                                        </w:div>
                                        <w:div w:id="1415662945">
                                          <w:marLeft w:val="0"/>
                                          <w:marRight w:val="0"/>
                                          <w:marTop w:val="196"/>
                                          <w:marBottom w:val="6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5662944">
      <w:marLeft w:val="0"/>
      <w:marRight w:val="0"/>
      <w:marTop w:val="100"/>
      <w:marBottom w:val="100"/>
      <w:divBdr>
        <w:top w:val="none" w:sz="0" w:space="0" w:color="auto"/>
        <w:left w:val="none" w:sz="0" w:space="0" w:color="auto"/>
        <w:bottom w:val="none" w:sz="0" w:space="0" w:color="auto"/>
        <w:right w:val="none" w:sz="0" w:space="0" w:color="auto"/>
      </w:divBdr>
      <w:divsChild>
        <w:div w:id="1415662952">
          <w:marLeft w:val="0"/>
          <w:marRight w:val="0"/>
          <w:marTop w:val="0"/>
          <w:marBottom w:val="0"/>
          <w:divBdr>
            <w:top w:val="none" w:sz="0" w:space="0" w:color="auto"/>
            <w:left w:val="none" w:sz="0" w:space="0" w:color="auto"/>
            <w:bottom w:val="none" w:sz="0" w:space="0" w:color="auto"/>
            <w:right w:val="none" w:sz="0" w:space="0" w:color="auto"/>
          </w:divBdr>
          <w:divsChild>
            <w:div w:id="1415662936">
              <w:marLeft w:val="0"/>
              <w:marRight w:val="0"/>
              <w:marTop w:val="0"/>
              <w:marBottom w:val="0"/>
              <w:divBdr>
                <w:top w:val="none" w:sz="0" w:space="0" w:color="auto"/>
                <w:left w:val="none" w:sz="0" w:space="0" w:color="auto"/>
                <w:bottom w:val="none" w:sz="0" w:space="0" w:color="auto"/>
                <w:right w:val="none" w:sz="0" w:space="0" w:color="auto"/>
              </w:divBdr>
              <w:divsChild>
                <w:div w:id="1415662942">
                  <w:marLeft w:val="0"/>
                  <w:marRight w:val="0"/>
                  <w:marTop w:val="0"/>
                  <w:marBottom w:val="0"/>
                  <w:divBdr>
                    <w:top w:val="none" w:sz="0" w:space="0" w:color="auto"/>
                    <w:left w:val="none" w:sz="0" w:space="0" w:color="auto"/>
                    <w:bottom w:val="none" w:sz="0" w:space="0" w:color="auto"/>
                    <w:right w:val="none" w:sz="0" w:space="0" w:color="auto"/>
                  </w:divBdr>
                  <w:divsChild>
                    <w:div w:id="1415662926">
                      <w:marLeft w:val="0"/>
                      <w:marRight w:val="0"/>
                      <w:marTop w:val="131"/>
                      <w:marBottom w:val="0"/>
                      <w:divBdr>
                        <w:top w:val="none" w:sz="0" w:space="0" w:color="auto"/>
                        <w:left w:val="none" w:sz="0" w:space="0" w:color="auto"/>
                        <w:bottom w:val="none" w:sz="0" w:space="0" w:color="auto"/>
                        <w:right w:val="none" w:sz="0" w:space="0" w:color="auto"/>
                      </w:divBdr>
                      <w:divsChild>
                        <w:div w:id="1415662933">
                          <w:marLeft w:val="0"/>
                          <w:marRight w:val="0"/>
                          <w:marTop w:val="0"/>
                          <w:marBottom w:val="0"/>
                          <w:divBdr>
                            <w:top w:val="none" w:sz="0" w:space="0" w:color="auto"/>
                            <w:left w:val="none" w:sz="0" w:space="0" w:color="auto"/>
                            <w:bottom w:val="none" w:sz="0" w:space="0" w:color="auto"/>
                            <w:right w:val="none" w:sz="0" w:space="0" w:color="auto"/>
                          </w:divBdr>
                          <w:divsChild>
                            <w:div w:id="1415662940">
                              <w:marLeft w:val="0"/>
                              <w:marRight w:val="0"/>
                              <w:marTop w:val="0"/>
                              <w:marBottom w:val="0"/>
                              <w:divBdr>
                                <w:top w:val="none" w:sz="0" w:space="0" w:color="auto"/>
                                <w:left w:val="none" w:sz="0" w:space="0" w:color="auto"/>
                                <w:bottom w:val="none" w:sz="0" w:space="0" w:color="auto"/>
                                <w:right w:val="none" w:sz="0" w:space="0" w:color="auto"/>
                              </w:divBdr>
                              <w:divsChild>
                                <w:div w:id="1415662953">
                                  <w:marLeft w:val="0"/>
                                  <w:marRight w:val="0"/>
                                  <w:marTop w:val="0"/>
                                  <w:marBottom w:val="0"/>
                                  <w:divBdr>
                                    <w:top w:val="none" w:sz="0" w:space="0" w:color="auto"/>
                                    <w:left w:val="none" w:sz="0" w:space="0" w:color="auto"/>
                                    <w:bottom w:val="none" w:sz="0" w:space="0" w:color="auto"/>
                                    <w:right w:val="none" w:sz="0" w:space="0" w:color="auto"/>
                                  </w:divBdr>
                                  <w:divsChild>
                                    <w:div w:id="1415662931">
                                      <w:marLeft w:val="0"/>
                                      <w:marRight w:val="0"/>
                                      <w:marTop w:val="0"/>
                                      <w:marBottom w:val="0"/>
                                      <w:divBdr>
                                        <w:top w:val="none" w:sz="0" w:space="0" w:color="auto"/>
                                        <w:left w:val="none" w:sz="0" w:space="0" w:color="auto"/>
                                        <w:bottom w:val="none" w:sz="0" w:space="0" w:color="auto"/>
                                        <w:right w:val="none" w:sz="0" w:space="0" w:color="auto"/>
                                      </w:divBdr>
                                      <w:divsChild>
                                        <w:div w:id="1415662938">
                                          <w:marLeft w:val="0"/>
                                          <w:marRight w:val="0"/>
                                          <w:marTop w:val="0"/>
                                          <w:marBottom w:val="0"/>
                                          <w:divBdr>
                                            <w:top w:val="none" w:sz="0" w:space="0" w:color="auto"/>
                                            <w:left w:val="none" w:sz="0" w:space="0" w:color="auto"/>
                                            <w:bottom w:val="none" w:sz="0" w:space="0" w:color="auto"/>
                                            <w:right w:val="none" w:sz="0" w:space="0" w:color="auto"/>
                                          </w:divBdr>
                                          <w:divsChild>
                                            <w:div w:id="1415662932">
                                              <w:marLeft w:val="0"/>
                                              <w:marRight w:val="0"/>
                                              <w:marTop w:val="0"/>
                                              <w:marBottom w:val="0"/>
                                              <w:divBdr>
                                                <w:top w:val="none" w:sz="0" w:space="0" w:color="auto"/>
                                                <w:left w:val="none" w:sz="0" w:space="0" w:color="auto"/>
                                                <w:bottom w:val="none" w:sz="0" w:space="0" w:color="auto"/>
                                                <w:right w:val="none" w:sz="0" w:space="0" w:color="auto"/>
                                              </w:divBdr>
                                              <w:divsChild>
                                                <w:div w:id="1415662948">
                                                  <w:marLeft w:val="0"/>
                                                  <w:marRight w:val="0"/>
                                                  <w:marTop w:val="0"/>
                                                  <w:marBottom w:val="0"/>
                                                  <w:divBdr>
                                                    <w:top w:val="none" w:sz="0" w:space="0" w:color="auto"/>
                                                    <w:left w:val="none" w:sz="0" w:space="0" w:color="auto"/>
                                                    <w:bottom w:val="none" w:sz="0" w:space="0" w:color="auto"/>
                                                    <w:right w:val="none" w:sz="0" w:space="0" w:color="auto"/>
                                                  </w:divBdr>
                                                  <w:divsChild>
                                                    <w:div w:id="1415662934">
                                                      <w:marLeft w:val="0"/>
                                                      <w:marRight w:val="0"/>
                                                      <w:marTop w:val="0"/>
                                                      <w:marBottom w:val="0"/>
                                                      <w:divBdr>
                                                        <w:top w:val="none" w:sz="0" w:space="0" w:color="auto"/>
                                                        <w:left w:val="none" w:sz="0" w:space="0" w:color="auto"/>
                                                        <w:bottom w:val="none" w:sz="0" w:space="0" w:color="auto"/>
                                                        <w:right w:val="none" w:sz="0" w:space="0" w:color="auto"/>
                                                      </w:divBdr>
                                                      <w:divsChild>
                                                        <w:div w:id="1415662928">
                                                          <w:marLeft w:val="0"/>
                                                          <w:marRight w:val="0"/>
                                                          <w:marTop w:val="0"/>
                                                          <w:marBottom w:val="0"/>
                                                          <w:divBdr>
                                                            <w:top w:val="none" w:sz="0" w:space="0" w:color="auto"/>
                                                            <w:left w:val="none" w:sz="0" w:space="0" w:color="auto"/>
                                                            <w:bottom w:val="none" w:sz="0" w:space="0" w:color="auto"/>
                                                            <w:right w:val="none" w:sz="0" w:space="0" w:color="auto"/>
                                                          </w:divBdr>
                                                          <w:divsChild>
                                                            <w:div w:id="1415662947">
                                                              <w:marLeft w:val="0"/>
                                                              <w:marRight w:val="0"/>
                                                              <w:marTop w:val="0"/>
                                                              <w:marBottom w:val="0"/>
                                                              <w:divBdr>
                                                                <w:top w:val="none" w:sz="0" w:space="0" w:color="auto"/>
                                                                <w:left w:val="none" w:sz="0" w:space="0" w:color="auto"/>
                                                                <w:bottom w:val="none" w:sz="0" w:space="0" w:color="auto"/>
                                                                <w:right w:val="none" w:sz="0" w:space="0" w:color="auto"/>
                                                              </w:divBdr>
                                                              <w:divsChild>
                                                                <w:div w:id="1415662927">
                                                                  <w:marLeft w:val="0"/>
                                                                  <w:marRight w:val="0"/>
                                                                  <w:marTop w:val="0"/>
                                                                  <w:marBottom w:val="0"/>
                                                                  <w:divBdr>
                                                                    <w:top w:val="none" w:sz="0" w:space="0" w:color="auto"/>
                                                                    <w:left w:val="none" w:sz="0" w:space="0" w:color="auto"/>
                                                                    <w:bottom w:val="none" w:sz="0" w:space="0" w:color="auto"/>
                                                                    <w:right w:val="none" w:sz="0" w:space="0" w:color="auto"/>
                                                                  </w:divBdr>
                                                                  <w:divsChild>
                                                                    <w:div w:id="1415662949">
                                                                      <w:marLeft w:val="0"/>
                                                                      <w:marRight w:val="0"/>
                                                                      <w:marTop w:val="0"/>
                                                                      <w:marBottom w:val="0"/>
                                                                      <w:divBdr>
                                                                        <w:top w:val="none" w:sz="0" w:space="0" w:color="auto"/>
                                                                        <w:left w:val="none" w:sz="0" w:space="0" w:color="auto"/>
                                                                        <w:bottom w:val="none" w:sz="0" w:space="0" w:color="auto"/>
                                                                        <w:right w:val="none" w:sz="0" w:space="0" w:color="auto"/>
                                                                      </w:divBdr>
                                                                      <w:divsChild>
                                                                        <w:div w:id="1415662951">
                                                                          <w:marLeft w:val="0"/>
                                                                          <w:marRight w:val="0"/>
                                                                          <w:marTop w:val="0"/>
                                                                          <w:marBottom w:val="0"/>
                                                                          <w:divBdr>
                                                                            <w:top w:val="none" w:sz="0" w:space="0" w:color="auto"/>
                                                                            <w:left w:val="none" w:sz="0" w:space="0" w:color="auto"/>
                                                                            <w:bottom w:val="none" w:sz="0" w:space="0" w:color="auto"/>
                                                                            <w:right w:val="none" w:sz="0" w:space="0" w:color="auto"/>
                                                                          </w:divBdr>
                                                                          <w:divsChild>
                                                                            <w:div w:id="141566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5662957">
      <w:marLeft w:val="0"/>
      <w:marRight w:val="0"/>
      <w:marTop w:val="0"/>
      <w:marBottom w:val="0"/>
      <w:divBdr>
        <w:top w:val="none" w:sz="0" w:space="0" w:color="auto"/>
        <w:left w:val="none" w:sz="0" w:space="0" w:color="auto"/>
        <w:bottom w:val="none" w:sz="0" w:space="0" w:color="auto"/>
        <w:right w:val="none" w:sz="0" w:space="0" w:color="auto"/>
      </w:divBdr>
      <w:divsChild>
        <w:div w:id="14156629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linxi/Documents/Tencent%20Files/940268145/Image/C2C/AC@%25KKXSGY3B%7b%60B4V9%7d%5d%7d63.jpg" TargetMode="Externa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11/relationships/people" Target="people.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18</Pages>
  <Words>866</Words>
  <Characters>4942</Characters>
  <Application>Microsoft Office Word</Application>
  <DocSecurity>0</DocSecurity>
  <Lines>41</Lines>
  <Paragraphs>11</Paragraphs>
  <ScaleCrop>false</ScaleCrop>
  <Company>微软中国</Company>
  <LinksUpToDate>false</LinksUpToDate>
  <CharactersWithSpaces>5797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轻量级调查问卷系统v1</dc:title>
  <dc:subject/>
  <dc:creator>User</dc:creator>
  <cp:keywords/>
  <dc:description/>
  <cp:lastModifiedBy>胡新磊</cp:lastModifiedBy>
  <cp:revision>32</cp:revision>
  <cp:lastPrinted>2015-07-10T13:11:00Z</cp:lastPrinted>
  <dcterms:created xsi:type="dcterms:W3CDTF">2015-07-11T07:21:00Z</dcterms:created>
  <dcterms:modified xsi:type="dcterms:W3CDTF">2018-06-02T15:43:00Z</dcterms:modified>
</cp:coreProperties>
</file>